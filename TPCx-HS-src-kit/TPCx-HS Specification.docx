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D6DD4B" w14:textId="77777777" w:rsidR="00E23727" w:rsidRDefault="00E23727" w:rsidP="0040358B">
      <w:pPr>
        <w:pStyle w:val="Body"/>
      </w:pPr>
    </w:p>
    <w:p w14:paraId="05F43CB9" w14:textId="77777777" w:rsidR="004B7988" w:rsidRPr="00C171EB" w:rsidRDefault="00E23727" w:rsidP="002359A8">
      <w:pPr>
        <w:pStyle w:val="es-CoverL1-Title"/>
        <w:numPr>
          <w:ilvl w:val="0"/>
          <w:numId w:val="0"/>
        </w:numPr>
      </w:pPr>
      <w:r w:rsidRPr="0040358B">
        <w:t xml:space="preserve">TPC </w:t>
      </w:r>
      <w:r w:rsidR="004B7988" w:rsidRPr="00ED199C">
        <w:t xml:space="preserve">EXPRESS </w:t>
      </w:r>
      <w:r w:rsidRPr="00ED199C">
        <w:t xml:space="preserve">BENCHMARK ™ </w:t>
      </w:r>
      <w:r w:rsidR="004B7988" w:rsidRPr="00C171EB">
        <w:t xml:space="preserve">HS </w:t>
      </w:r>
    </w:p>
    <w:p w14:paraId="05CA3AB6" w14:textId="77777777" w:rsidR="00E23727" w:rsidRPr="0040358B" w:rsidRDefault="004B7988" w:rsidP="00ED199C">
      <w:pPr>
        <w:pStyle w:val="es-CoverL1-Title"/>
        <w:numPr>
          <w:ilvl w:val="0"/>
          <w:numId w:val="0"/>
        </w:numPr>
      </w:pPr>
      <w:r w:rsidRPr="0040358B">
        <w:t>(TPCx-HS)</w:t>
      </w:r>
    </w:p>
    <w:p w14:paraId="3A3AFFC1" w14:textId="77777777" w:rsidR="007A6F08" w:rsidRDefault="007A6F08" w:rsidP="00FB0F2B">
      <w:pPr>
        <w:pStyle w:val="es-CoverL1-Title"/>
        <w:numPr>
          <w:ilvl w:val="0"/>
          <w:numId w:val="0"/>
        </w:numPr>
        <w:ind w:left="720"/>
      </w:pPr>
    </w:p>
    <w:p w14:paraId="04726C54" w14:textId="77777777" w:rsidR="00E23727" w:rsidRPr="0040358B" w:rsidRDefault="00E23727" w:rsidP="002359A8">
      <w:pPr>
        <w:pStyle w:val="es-CoverL1-Title"/>
        <w:numPr>
          <w:ilvl w:val="0"/>
          <w:numId w:val="0"/>
        </w:numPr>
      </w:pPr>
      <w:r w:rsidRPr="0040358B">
        <w:t>Standard Specification</w:t>
      </w:r>
    </w:p>
    <w:p w14:paraId="34B2847E" w14:textId="6D752D79" w:rsidR="00E23727" w:rsidRPr="0040358B" w:rsidRDefault="00E23727" w:rsidP="00ED199C">
      <w:pPr>
        <w:pStyle w:val="es-CoverL1-Title"/>
        <w:numPr>
          <w:ilvl w:val="0"/>
          <w:numId w:val="0"/>
        </w:numPr>
      </w:pPr>
      <w:r w:rsidRPr="0040358B">
        <w:t xml:space="preserve">Version </w:t>
      </w:r>
      <w:r w:rsidR="00B30CA1">
        <w:t>2.0.</w:t>
      </w:r>
      <w:ins w:id="0" w:author="Tariq Magdon-Ismail" w:date="2018-03-05T11:48:00Z">
        <w:r w:rsidR="0035617F">
          <w:t>3</w:t>
        </w:r>
      </w:ins>
      <w:del w:id="1" w:author="Tariq Magdon-Ismail" w:date="2018-03-05T11:48:00Z">
        <w:r w:rsidR="0011785D" w:rsidDel="0035617F">
          <w:delText>2</w:delText>
        </w:r>
      </w:del>
    </w:p>
    <w:p w14:paraId="3F91B588" w14:textId="77777777" w:rsidR="007A6F08" w:rsidRDefault="007A6F08" w:rsidP="00FB0F2B">
      <w:pPr>
        <w:pStyle w:val="es-CoverL1-Title"/>
        <w:numPr>
          <w:ilvl w:val="0"/>
          <w:numId w:val="0"/>
        </w:numPr>
        <w:ind w:left="720"/>
      </w:pPr>
    </w:p>
    <w:p w14:paraId="53EE017D" w14:textId="1310D4C4" w:rsidR="007A6F08" w:rsidRDefault="0011785D" w:rsidP="00FB0F2B">
      <w:pPr>
        <w:pStyle w:val="es-CoverL2-Title"/>
        <w:ind w:left="0"/>
      </w:pPr>
      <w:del w:id="2" w:author="Tariq Magdon-Ismail" w:date="2018-03-05T11:48:00Z">
        <w:r w:rsidDel="0035617F">
          <w:delText xml:space="preserve">Sep </w:delText>
        </w:r>
      </w:del>
      <w:ins w:id="3" w:author="Tariq Magdon-Ismail" w:date="2018-03-05T11:48:00Z">
        <w:r w:rsidR="0035617F">
          <w:t>Mar</w:t>
        </w:r>
        <w:r w:rsidR="0035617F">
          <w:t xml:space="preserve"> </w:t>
        </w:r>
        <w:r w:rsidR="0035617F">
          <w:t>5</w:t>
        </w:r>
      </w:ins>
      <w:del w:id="4" w:author="Tariq Magdon-Ismail" w:date="2018-03-05T11:48:00Z">
        <w:r w:rsidDel="0035617F">
          <w:delText>20</w:delText>
        </w:r>
      </w:del>
      <w:r w:rsidR="00C276C3">
        <w:t>, 201</w:t>
      </w:r>
      <w:ins w:id="5" w:author="Tariq Magdon-Ismail" w:date="2018-03-05T11:48:00Z">
        <w:r w:rsidR="0035617F">
          <w:t>8</w:t>
        </w:r>
      </w:ins>
      <w:del w:id="6" w:author="Tariq Magdon-Ismail" w:date="2018-03-05T11:48:00Z">
        <w:r w:rsidR="00C276C3" w:rsidDel="0035617F">
          <w:delText>7</w:delText>
        </w:r>
      </w:del>
    </w:p>
    <w:p w14:paraId="6CBC0581" w14:textId="77777777" w:rsidR="00E23727" w:rsidRPr="00ED199C" w:rsidRDefault="00E23727" w:rsidP="00B76A71">
      <w:pPr>
        <w:pStyle w:val="es-CoverL2-Title"/>
      </w:pPr>
    </w:p>
    <w:p w14:paraId="042C11B0" w14:textId="77777777" w:rsidR="00E23727" w:rsidRPr="00C171EB" w:rsidRDefault="00E23727" w:rsidP="002359A8">
      <w:pPr>
        <w:pStyle w:val="es-CoverL1-Title"/>
        <w:numPr>
          <w:ilvl w:val="0"/>
          <w:numId w:val="0"/>
        </w:numPr>
      </w:pPr>
      <w:bookmarkStart w:id="7" w:name="_Ref408996347"/>
      <w:r w:rsidRPr="00ED199C">
        <w:t>Transaction Processing Performance Council (TPC)</w:t>
      </w:r>
      <w:bookmarkEnd w:id="7"/>
    </w:p>
    <w:p w14:paraId="29AF4F1A" w14:textId="77777777" w:rsidR="00B770C7" w:rsidRPr="00FB0F2B" w:rsidRDefault="00B770C7" w:rsidP="00B76A71">
      <w:pPr>
        <w:pStyle w:val="es-CoverL2-Title"/>
      </w:pPr>
    </w:p>
    <w:p w14:paraId="457A5AD5" w14:textId="77777777" w:rsidR="00E23727" w:rsidRPr="0040358B" w:rsidRDefault="00107D86" w:rsidP="002359A8">
      <w:pPr>
        <w:pStyle w:val="es-CoverL2-Title"/>
        <w:ind w:left="0"/>
      </w:pPr>
      <w:hyperlink r:id="rId9" w:history="1">
        <w:r w:rsidR="00B770C7" w:rsidRPr="0040358B">
          <w:rPr>
            <w:rStyle w:val="Hyperlink"/>
            <w:rFonts w:ascii="Palatino Linotype" w:hAnsi="Palatino Linotype" w:cs="Palatino"/>
          </w:rPr>
          <w:t>www.</w:t>
        </w:r>
        <w:r w:rsidR="00655F11">
          <w:rPr>
            <w:rStyle w:val="Hyperlink"/>
            <w:rFonts w:ascii="Palatino Linotype" w:hAnsi="Palatino Linotype" w:cs="Palatino"/>
          </w:rPr>
          <w:t>tpc.org</w:t>
        </w:r>
      </w:hyperlink>
    </w:p>
    <w:p w14:paraId="01FB74AD" w14:textId="2F2D4913" w:rsidR="00B770C7" w:rsidRPr="0040358B" w:rsidRDefault="00107D86" w:rsidP="002359A8">
      <w:pPr>
        <w:pStyle w:val="es-CoverL2-Title"/>
        <w:ind w:left="0"/>
      </w:pPr>
      <w:hyperlink r:id="rId10" w:history="1">
        <w:r w:rsidR="002A5238" w:rsidRPr="002A5238">
          <w:rPr>
            <w:rStyle w:val="Hyperlink"/>
            <w:rFonts w:ascii="Palatino Linotype" w:hAnsi="Palatino Linotype" w:cs="Palatino"/>
          </w:rPr>
          <w:t>info@tpc.org</w:t>
        </w:r>
      </w:hyperlink>
    </w:p>
    <w:p w14:paraId="26B7B56A" w14:textId="07BF1AA7" w:rsidR="007A6F08" w:rsidRDefault="00E23727" w:rsidP="00FB0F2B">
      <w:pPr>
        <w:pStyle w:val="es-CoverL2-Title"/>
        <w:ind w:left="0"/>
      </w:pPr>
      <w:r w:rsidRPr="0040358B">
        <w:t xml:space="preserve">© </w:t>
      </w:r>
      <w:r w:rsidR="00EF4062" w:rsidRPr="00ED199C">
        <w:t>201</w:t>
      </w:r>
      <w:ins w:id="8" w:author="Tariq Magdon-Ismail" w:date="2018-03-05T11:48:00Z">
        <w:r w:rsidR="0035617F">
          <w:t>8</w:t>
        </w:r>
      </w:ins>
      <w:del w:id="9" w:author="Tariq Magdon-Ismail" w:date="2018-03-05T11:48:00Z">
        <w:r w:rsidR="005A2CF9" w:rsidDel="0035617F">
          <w:delText>7</w:delText>
        </w:r>
      </w:del>
      <w:r w:rsidR="00EF4062" w:rsidRPr="00C171EB">
        <w:t xml:space="preserve"> </w:t>
      </w:r>
      <w:r w:rsidRPr="0040358B">
        <w:t>Transaction Processing Performance Council</w:t>
      </w:r>
    </w:p>
    <w:p w14:paraId="70B76F8F" w14:textId="77777777" w:rsidR="007A6F08" w:rsidRDefault="00E23727" w:rsidP="00FB0F2B">
      <w:pPr>
        <w:pStyle w:val="es-CoverL2-Title"/>
        <w:ind w:left="0"/>
        <w:rPr>
          <w:rFonts w:ascii="Times New Roman" w:hAnsi="Times New Roman"/>
        </w:rPr>
      </w:pPr>
      <w:r w:rsidRPr="0040358B">
        <w:t>All Rights Reserved</w:t>
      </w:r>
    </w:p>
    <w:p w14:paraId="483FBFCD" w14:textId="77777777" w:rsidR="00E23727" w:rsidRDefault="00E23727">
      <w:pPr>
        <w:pStyle w:val="es-ClauseWording-Align"/>
        <w:rPr>
          <w:rFonts w:ascii="Times New Roman" w:hAnsi="Times New Roman"/>
        </w:rPr>
      </w:pPr>
    </w:p>
    <w:p w14:paraId="50AE093E" w14:textId="77777777" w:rsidR="00E23727" w:rsidRDefault="00E23727">
      <w:pPr>
        <w:pStyle w:val="TPCParagraph"/>
        <w:sectPr w:rsidR="00E23727" w:rsidSect="00FB0F2B">
          <w:footerReference w:type="default" r:id="rId11"/>
          <w:pgSz w:w="12240" w:h="15840" w:code="1"/>
          <w:pgMar w:top="1440" w:right="1440" w:bottom="1440" w:left="1440" w:header="720" w:footer="374" w:gutter="0"/>
          <w:pgNumType w:start="1"/>
          <w:cols w:space="720"/>
          <w:docGrid w:linePitch="272"/>
        </w:sectPr>
      </w:pPr>
    </w:p>
    <w:p w14:paraId="3FA56D56" w14:textId="77777777" w:rsidR="00542878" w:rsidRDefault="00542878" w:rsidP="00ED199C"/>
    <w:p w14:paraId="48603F9A" w14:textId="77777777" w:rsidR="00542878" w:rsidRDefault="00542878" w:rsidP="00C171EB"/>
    <w:p w14:paraId="2F74DC1A" w14:textId="77777777" w:rsidR="00E23727" w:rsidRPr="00FB0F2B" w:rsidRDefault="00CD00FF">
      <w:pPr>
        <w:rPr>
          <w:b/>
        </w:rPr>
      </w:pPr>
      <w:r w:rsidRPr="00FB0F2B">
        <w:rPr>
          <w:b/>
        </w:rPr>
        <w:t>Legal Notice</w:t>
      </w:r>
    </w:p>
    <w:p w14:paraId="312C8D2A" w14:textId="77777777" w:rsidR="00E23727" w:rsidRDefault="00E23727">
      <w:r>
        <w:t xml:space="preserve">The TPC reserves all right, title, and interest to this document and associated source code as provided under U.S. and international laws, including without limitation all patent and trademark rights therein.  </w:t>
      </w:r>
    </w:p>
    <w:p w14:paraId="1530552F" w14:textId="77777777" w:rsidR="00E23727" w:rsidRDefault="00E23727">
      <w:r>
        <w:t>Permission to copy without fee all or part of this document is granted provided that the TPC copyright notice, the title of the publication, and its date appear, and notice is given that copying is by permission of the Transaction Processing Performance Council.  To copy otherwise requires specific permission.</w:t>
      </w:r>
    </w:p>
    <w:p w14:paraId="7A40A624" w14:textId="77777777" w:rsidR="00E23727" w:rsidRPr="00FB0F2B" w:rsidRDefault="00CD00FF" w:rsidP="00ED199C">
      <w:pPr>
        <w:rPr>
          <w:b/>
        </w:rPr>
      </w:pPr>
      <w:r w:rsidRPr="00FB0F2B">
        <w:rPr>
          <w:b/>
        </w:rPr>
        <w:t>No Warranty</w:t>
      </w:r>
    </w:p>
    <w:p w14:paraId="1D32AA84" w14:textId="77777777" w:rsidR="00E23727" w:rsidRDefault="00E23727" w:rsidP="00C171EB">
      <w:bookmarkStart w:id="10" w:name="_Toc185268524"/>
      <w:r>
        <w:t>TO THE MAXIMUM EXTENT PERMITTED BY APPLICABLE LAW, THE INFORMATION CONTAINED HEREIN IS PROVIDED “AS IS” AND WITH ALL FAULTS, AND THE AUTHORS AND DEVELOPERS OF THE WORK HEREBY DISCLAIM ALL OTHER WARRANTIES AND CONDITIONS, EITHER EXPRESS, IMPLIED OR STATUTORY, INCLUDING, BUT NOT LIMITED TO, ANY (IF ANY) IMPLIED WARRANTIES, DUTIES OR CONDITIONS OF MERCHANTABILITY, OF FITNESS FOR A PARTICULAR PURPOSE, OF ACCURACY OR COMPLETENESS OF RESPONSES, OF RESULTS, OF WORKMANLIKE EFFORT, OF LACK OF VIRUSES, AND OF LACK OF NEGLIGENCE.  ALSO, THERE IS NO WARRANTY OR CONDITION OF TITLE, QUIET ENJOYMENT, QUIET POSSESSION, CORRESPONDENCE TO DESCRIPTION OR NON-INFRINGEMENT WITH REGARD TO THE WORK.</w:t>
      </w:r>
      <w:bookmarkEnd w:id="10"/>
    </w:p>
    <w:p w14:paraId="3BC4521C" w14:textId="77777777" w:rsidR="00E23727" w:rsidRDefault="00E23727">
      <w:bookmarkStart w:id="11" w:name="_Toc185268525"/>
      <w:bookmarkStart w:id="12" w:name="_Toc63053869"/>
      <w:bookmarkStart w:id="13" w:name="_Toc96260298"/>
      <w:bookmarkStart w:id="14" w:name="_Toc117094215"/>
      <w:bookmarkStart w:id="15" w:name="_Toc124079989"/>
      <w:r>
        <w:t>IN NO EVENT WILL ANY AUTHOR OR DEVELOPER OF THE WORK BE LIABLE TO ANY OTHER PARTY FOR ANY DAMAGES, INCLUDING BUT NOT LIMITED TO THE COST OF PROCURING SUBSTITUTE GOODS OR SERVICES, LOST PROFITS, LOSS OF USE, LOSS OF DATA, OR ANY INCIDENTAL, CONSEQUENTIAL, DIRECT, INDIRECT, OR SPECIAL DAMAGES WHETHER UNDER CONTRACT, TORT, WARRANTY, OR OTHERWISE, ARISING IN ANY WAY OUT OF THIS OR ANY OTHER AGREEMENT RELATING TO THE WORK, WHETHER OR NOT SUCH AUTHOR OR DEVELOPER HAD ADVANCE NOTICE OF THE POSSIBILITY OF SUCH DAMAGES.</w:t>
      </w:r>
      <w:bookmarkEnd w:id="11"/>
      <w:r>
        <w:t xml:space="preserve"> </w:t>
      </w:r>
      <w:bookmarkEnd w:id="12"/>
      <w:bookmarkEnd w:id="13"/>
      <w:bookmarkEnd w:id="14"/>
      <w:bookmarkEnd w:id="15"/>
    </w:p>
    <w:p w14:paraId="758ED2F0" w14:textId="77777777" w:rsidR="00E23727" w:rsidRPr="00ED199C" w:rsidRDefault="00CD00FF" w:rsidP="00ED199C">
      <w:r w:rsidRPr="00FB0F2B">
        <w:rPr>
          <w:b/>
        </w:rPr>
        <w:t>Trademarks</w:t>
      </w:r>
    </w:p>
    <w:p w14:paraId="033F2811" w14:textId="77777777" w:rsidR="00E23727" w:rsidRDefault="00E23727" w:rsidP="0003160F">
      <w:pPr>
        <w:sectPr w:rsidR="00E23727" w:rsidSect="00FB0F2B">
          <w:headerReference w:type="default" r:id="rId12"/>
          <w:pgSz w:w="12240" w:h="15840" w:code="1"/>
          <w:pgMar w:top="1440" w:right="1440" w:bottom="1440" w:left="1440" w:header="0" w:footer="375" w:gutter="0"/>
          <w:cols w:space="720"/>
          <w:docGrid w:linePitch="272"/>
        </w:sectPr>
      </w:pPr>
      <w:r>
        <w:t>TPC Benchmark</w:t>
      </w:r>
      <w:r w:rsidR="003A58BC">
        <w:t xml:space="preserve"> and </w:t>
      </w:r>
      <w:r w:rsidR="00351CA4">
        <w:t xml:space="preserve">TPC </w:t>
      </w:r>
      <w:r w:rsidR="00B506EB">
        <w:t>Express</w:t>
      </w:r>
      <w:r w:rsidR="003A58BC">
        <w:t xml:space="preserve"> are</w:t>
      </w:r>
      <w:r>
        <w:t xml:space="preserve"> trademarks of the Transaction Processing Performance Council.</w:t>
      </w:r>
    </w:p>
    <w:p w14:paraId="28F0D6CA" w14:textId="77777777" w:rsidR="007A6F08" w:rsidRDefault="00E23727" w:rsidP="00A64E1B">
      <w:pPr>
        <w:pStyle w:val="Heading2"/>
      </w:pPr>
      <w:bookmarkStart w:id="16" w:name="_Ref465934409"/>
      <w:bookmarkStart w:id="17" w:name="_Toc465938781"/>
      <w:bookmarkStart w:id="18" w:name="_Toc465939443"/>
      <w:bookmarkStart w:id="19" w:name="_Toc465940234"/>
      <w:bookmarkStart w:id="20" w:name="_Toc465940328"/>
      <w:bookmarkStart w:id="21" w:name="_Toc465940689"/>
      <w:r w:rsidRPr="00ED199C">
        <w:lastRenderedPageBreak/>
        <w:t>Acknowledgments</w:t>
      </w:r>
      <w:bookmarkEnd w:id="16"/>
      <w:bookmarkEnd w:id="17"/>
      <w:bookmarkEnd w:id="18"/>
      <w:bookmarkEnd w:id="19"/>
      <w:bookmarkEnd w:id="20"/>
      <w:bookmarkEnd w:id="21"/>
    </w:p>
    <w:p w14:paraId="3A6CC938" w14:textId="77777777" w:rsidR="00C2149D" w:rsidRPr="003A58BC" w:rsidRDefault="00E23727" w:rsidP="00ED199C">
      <w:r w:rsidRPr="003A58BC">
        <w:t>Developing a TPC benchmark for a new environment requires a huge effort to conceptualize research, specify, review, prototype, and verify the benchmark. The TPC acknowledges the work and contributions of the TPC</w:t>
      </w:r>
      <w:r w:rsidR="004B7988" w:rsidRPr="003A58BC">
        <w:t>x</w:t>
      </w:r>
      <w:r w:rsidRPr="003A58BC">
        <w:t>-</w:t>
      </w:r>
      <w:r w:rsidR="004B7988" w:rsidRPr="003A58BC">
        <w:t>H</w:t>
      </w:r>
      <w:r w:rsidRPr="003A58BC">
        <w:t>S subcommittee member companies in developing the TPC</w:t>
      </w:r>
      <w:r w:rsidR="004B7988" w:rsidRPr="003A58BC">
        <w:t>x</w:t>
      </w:r>
      <w:r w:rsidRPr="003A58BC">
        <w:t>-</w:t>
      </w:r>
      <w:r w:rsidR="004B7988" w:rsidRPr="003A58BC">
        <w:t>H</w:t>
      </w:r>
      <w:r w:rsidRPr="003A58BC">
        <w:t xml:space="preserve">S specification. </w:t>
      </w:r>
    </w:p>
    <w:p w14:paraId="7A703EE9" w14:textId="6644E30B" w:rsidR="007A6F08" w:rsidRDefault="00E23727" w:rsidP="00FB0F2B">
      <w:r w:rsidRPr="003A58BC">
        <w:t>The TPC</w:t>
      </w:r>
      <w:r w:rsidR="004B7988" w:rsidRPr="003A58BC">
        <w:t>x</w:t>
      </w:r>
      <w:r w:rsidRPr="003A58BC">
        <w:t>-</w:t>
      </w:r>
      <w:r w:rsidR="004B7988" w:rsidRPr="003A58BC">
        <w:t>H</w:t>
      </w:r>
      <w:r w:rsidRPr="003A58BC">
        <w:t xml:space="preserve">S subcommittee would like to acknowledge the contributions made by the many members </w:t>
      </w:r>
      <w:r w:rsidR="002D1BD0">
        <w:t xml:space="preserve">to </w:t>
      </w:r>
      <w:r w:rsidRPr="003A58BC">
        <w:t>the development of the benchmark specification. It has taken the dedicated efforts of people across many companies, often in addition to their regular duties. The list of contributors includes</w:t>
      </w:r>
      <w:r w:rsidR="003216B3" w:rsidRPr="003A58BC">
        <w:t xml:space="preserve"> </w:t>
      </w:r>
      <w:r w:rsidR="00AB7521" w:rsidRPr="003A58BC">
        <w:t>Andrew Bond, Andrew Masland, Avik Dey, Brian Caufield, Chaitanya Baru, Da Qi Ren, Dileep Kumar, Jamie Reding, John Fowler, John Poelman, Karthik Kulkarni, Matthew Emmerton, Meikel Poess, Mike Brey, Mike Crocker, Paul Cao, Raghunath Nambiar, Reza Taheri, Simon Harris, Tariq Magdon-Ismail</w:t>
      </w:r>
      <w:r w:rsidR="009F32EA" w:rsidRPr="003A58BC">
        <w:t xml:space="preserve">, </w:t>
      </w:r>
      <w:r w:rsidR="00AB7521" w:rsidRPr="003A58BC">
        <w:t>Wayne Smith</w:t>
      </w:r>
      <w:r w:rsidR="00C55356">
        <w:t xml:space="preserve">, </w:t>
      </w:r>
      <w:r w:rsidR="009F32EA" w:rsidRPr="003A58BC">
        <w:t>Yanpei Chen</w:t>
      </w:r>
      <w:r w:rsidR="0089702F">
        <w:t xml:space="preserve">, </w:t>
      </w:r>
      <w:r w:rsidR="00C55356">
        <w:t>David Grimes</w:t>
      </w:r>
      <w:r w:rsidR="00D43C44">
        <w:t xml:space="preserve">, </w:t>
      </w:r>
      <w:r w:rsidR="00D33D2C" w:rsidRPr="00C734A5">
        <w:rPr>
          <w:bCs/>
        </w:rPr>
        <w:t>Ch</w:t>
      </w:r>
      <w:r w:rsidR="00D33D2C" w:rsidRPr="00633107">
        <w:rPr>
          <w:bCs/>
        </w:rPr>
        <w:t>inmayi Narasimhadevara</w:t>
      </w:r>
      <w:r w:rsidR="00D43C44">
        <w:rPr>
          <w:bCs/>
        </w:rPr>
        <w:t xml:space="preserve"> and Dave Jaffe</w:t>
      </w:r>
      <w:r w:rsidR="009F32EA" w:rsidRPr="003A58BC">
        <w:t>.</w:t>
      </w:r>
    </w:p>
    <w:p w14:paraId="3F2A5B1E" w14:textId="6C174399" w:rsidR="007A6F08" w:rsidRDefault="00E23727" w:rsidP="00A64E1B">
      <w:pPr>
        <w:pStyle w:val="Heading2"/>
      </w:pPr>
      <w:bookmarkStart w:id="22" w:name="_Toc465938782"/>
      <w:bookmarkStart w:id="23" w:name="_Toc465939444"/>
      <w:bookmarkStart w:id="24" w:name="_Toc465940235"/>
      <w:bookmarkStart w:id="25" w:name="_Toc465940329"/>
      <w:bookmarkStart w:id="26" w:name="_Toc465940690"/>
      <w:r w:rsidRPr="0003160F">
        <w:t>Document Revision History</w:t>
      </w:r>
      <w:bookmarkEnd w:id="22"/>
      <w:bookmarkEnd w:id="23"/>
      <w:bookmarkEnd w:id="24"/>
      <w:bookmarkEnd w:id="25"/>
      <w:bookmarkEnd w:id="26"/>
    </w:p>
    <w:p w14:paraId="56F66C15" w14:textId="77777777" w:rsidR="007A6F08" w:rsidRDefault="00CD00FF" w:rsidP="00FB0F2B">
      <w:pPr>
        <w:pStyle w:val="Body"/>
        <w:ind w:left="0"/>
      </w:pPr>
      <w:r w:rsidRPr="00ED199C">
        <w:fldChar w:fldCharType="begin"/>
      </w:r>
      <w:r w:rsidR="00554F13" w:rsidRPr="0040358B">
        <w:instrText xml:space="preserve"> REF _Ref408852845 \r \h  \* MERGEFORMAT </w:instrText>
      </w:r>
      <w:r w:rsidRPr="00ED199C">
        <w:fldChar w:fldCharType="separate"/>
      </w:r>
      <w:r w:rsidR="00554F13" w:rsidRPr="00ED199C">
        <w:t>Table 1</w:t>
      </w:r>
      <w:r w:rsidRPr="00ED199C">
        <w:fldChar w:fldCharType="end"/>
      </w:r>
      <w:r w:rsidR="00554F13" w:rsidRPr="0003160F">
        <w:t xml:space="preserve"> lists the document revision history.</w:t>
      </w:r>
    </w:p>
    <w:p w14:paraId="469D47D5" w14:textId="77777777" w:rsidR="00554F13" w:rsidRDefault="00554F13" w:rsidP="00ED199C">
      <w:pPr>
        <w:pStyle w:val="Caption"/>
      </w:pPr>
      <w:bookmarkStart w:id="27" w:name="_Ref408852845"/>
      <w:r>
        <w:t>Document Revision History</w:t>
      </w:r>
      <w:bookmarkEnd w:id="27"/>
    </w:p>
    <w:tbl>
      <w:tblPr>
        <w:tblW w:w="0" w:type="auto"/>
        <w:tblInd w:w="16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2108"/>
        <w:gridCol w:w="1676"/>
        <w:gridCol w:w="6017"/>
      </w:tblGrid>
      <w:tr w:rsidR="002A5238" w14:paraId="6BC06E43" w14:textId="77777777" w:rsidTr="002A5238">
        <w:trPr>
          <w:trHeight w:val="458"/>
        </w:trPr>
        <w:tc>
          <w:tcPr>
            <w:tcW w:w="2108"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14:paraId="23E2A8B3" w14:textId="77777777" w:rsidR="002A5238" w:rsidRPr="00FB0F2B" w:rsidRDefault="002A5238" w:rsidP="00656DFA">
            <w:pPr>
              <w:pStyle w:val="es-TableCell-Left"/>
              <w:numPr>
                <w:ilvl w:val="0"/>
                <w:numId w:val="0"/>
              </w:numPr>
              <w:ind w:left="-72"/>
              <w:rPr>
                <w:rStyle w:val="es-FontHeader"/>
                <w:rFonts w:ascii="Palatino Linotype" w:hAnsi="Palatino Linotype"/>
                <w:color w:val="000000"/>
                <w:sz w:val="24"/>
              </w:rPr>
            </w:pPr>
            <w:r w:rsidRPr="00FB0F2B">
              <w:rPr>
                <w:rStyle w:val="es-FontHeader"/>
                <w:rFonts w:ascii="Palatino Linotype" w:hAnsi="Palatino Linotype"/>
                <w:sz w:val="24"/>
              </w:rPr>
              <w:t>Date</w:t>
            </w:r>
          </w:p>
        </w:tc>
        <w:tc>
          <w:tcPr>
            <w:tcW w:w="1676"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14:paraId="496EA0EF" w14:textId="77777777" w:rsidR="002A5238" w:rsidRPr="00FB0F2B" w:rsidRDefault="002A5238" w:rsidP="00656DFA">
            <w:pPr>
              <w:pStyle w:val="es-TableCell-Left"/>
              <w:numPr>
                <w:ilvl w:val="0"/>
                <w:numId w:val="0"/>
              </w:numPr>
              <w:ind w:left="-72"/>
              <w:rPr>
                <w:rStyle w:val="es-FontHeader"/>
                <w:rFonts w:ascii="Palatino Linotype" w:hAnsi="Palatino Linotype"/>
                <w:color w:val="000000"/>
                <w:sz w:val="24"/>
              </w:rPr>
            </w:pPr>
            <w:r w:rsidRPr="00FB0F2B">
              <w:rPr>
                <w:rStyle w:val="es-FontHeader"/>
                <w:rFonts w:ascii="Palatino Linotype" w:hAnsi="Palatino Linotype"/>
                <w:sz w:val="24"/>
              </w:rPr>
              <w:t>Version</w:t>
            </w:r>
          </w:p>
        </w:tc>
        <w:tc>
          <w:tcPr>
            <w:tcW w:w="6017"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14:paraId="3420DCB9" w14:textId="77777777" w:rsidR="002A5238" w:rsidRPr="00FB0F2B" w:rsidRDefault="002A5238" w:rsidP="00656DFA">
            <w:pPr>
              <w:pStyle w:val="es-TableCell-Left"/>
              <w:numPr>
                <w:ilvl w:val="0"/>
                <w:numId w:val="0"/>
              </w:numPr>
              <w:ind w:left="-72"/>
              <w:rPr>
                <w:rStyle w:val="es-FontHeader"/>
                <w:rFonts w:ascii="Palatino Linotype" w:hAnsi="Palatino Linotype"/>
                <w:color w:val="000000"/>
                <w:sz w:val="24"/>
              </w:rPr>
            </w:pPr>
            <w:r w:rsidRPr="00FB0F2B">
              <w:rPr>
                <w:rStyle w:val="es-FontHeader"/>
                <w:rFonts w:ascii="Palatino Linotype" w:hAnsi="Palatino Linotype"/>
                <w:sz w:val="24"/>
              </w:rPr>
              <w:t>Description</w:t>
            </w:r>
          </w:p>
        </w:tc>
      </w:tr>
      <w:tr w:rsidR="002A5238" w14:paraId="22EA3CA0" w14:textId="77777777" w:rsidTr="002A5238">
        <w:trPr>
          <w:trHeight w:val="270"/>
        </w:trPr>
        <w:tc>
          <w:tcPr>
            <w:tcW w:w="2108" w:type="dxa"/>
            <w:shd w:val="clear" w:color="auto" w:fill="FFFFFF"/>
            <w:tcMar>
              <w:left w:w="158" w:type="dxa"/>
              <w:right w:w="158" w:type="dxa"/>
            </w:tcMar>
          </w:tcPr>
          <w:p w14:paraId="5052DE00" w14:textId="77777777" w:rsidR="002A5238" w:rsidRPr="00FB0F2B" w:rsidRDefault="002A5238" w:rsidP="00656DFA">
            <w:pPr>
              <w:pStyle w:val="es-TableCell-Left"/>
              <w:numPr>
                <w:ilvl w:val="0"/>
                <w:numId w:val="0"/>
              </w:numPr>
              <w:spacing w:before="0" w:after="0"/>
              <w:ind w:left="-72"/>
              <w:jc w:val="center"/>
              <w:rPr>
                <w:sz w:val="20"/>
              </w:rPr>
            </w:pPr>
            <w:r>
              <w:rPr>
                <w:sz w:val="20"/>
              </w:rPr>
              <w:t>0</w:t>
            </w:r>
            <w:r w:rsidRPr="00FB0F2B">
              <w:rPr>
                <w:sz w:val="20"/>
              </w:rPr>
              <w:t>6/17/2014</w:t>
            </w:r>
          </w:p>
        </w:tc>
        <w:tc>
          <w:tcPr>
            <w:tcW w:w="1676" w:type="dxa"/>
            <w:shd w:val="clear" w:color="auto" w:fill="FFFFFF"/>
            <w:tcMar>
              <w:left w:w="158" w:type="dxa"/>
              <w:right w:w="158" w:type="dxa"/>
            </w:tcMar>
          </w:tcPr>
          <w:p w14:paraId="161B81F1" w14:textId="77777777" w:rsidR="002A5238" w:rsidRPr="00FB0F2B" w:rsidRDefault="002A5238" w:rsidP="00656DFA">
            <w:pPr>
              <w:pStyle w:val="es-TableCell-Left"/>
              <w:numPr>
                <w:ilvl w:val="0"/>
                <w:numId w:val="0"/>
              </w:numPr>
              <w:spacing w:before="0" w:after="0"/>
              <w:ind w:left="-72"/>
              <w:jc w:val="center"/>
              <w:rPr>
                <w:sz w:val="20"/>
              </w:rPr>
            </w:pPr>
            <w:r w:rsidRPr="00FB0F2B">
              <w:rPr>
                <w:sz w:val="20"/>
              </w:rPr>
              <w:t>1.1.0</w:t>
            </w:r>
          </w:p>
        </w:tc>
        <w:tc>
          <w:tcPr>
            <w:tcW w:w="6017" w:type="dxa"/>
            <w:shd w:val="clear" w:color="auto" w:fill="FFFFFF"/>
            <w:tcMar>
              <w:left w:w="158" w:type="dxa"/>
              <w:right w:w="158" w:type="dxa"/>
            </w:tcMar>
          </w:tcPr>
          <w:p w14:paraId="3854A928" w14:textId="77777777" w:rsidR="002A5238" w:rsidRPr="002E5076" w:rsidRDefault="002A5238" w:rsidP="00656DFA">
            <w:pPr>
              <w:pStyle w:val="es-TableCell-Left"/>
              <w:numPr>
                <w:ilvl w:val="0"/>
                <w:numId w:val="0"/>
              </w:numPr>
              <w:spacing w:before="0" w:after="0"/>
              <w:rPr>
                <w:sz w:val="20"/>
                <w:szCs w:val="20"/>
              </w:rPr>
            </w:pPr>
            <w:r w:rsidRPr="002137BE">
              <w:rPr>
                <w:sz w:val="20"/>
              </w:rPr>
              <w:t>Incorporated</w:t>
            </w:r>
            <w:r w:rsidRPr="00A835B4">
              <w:rPr>
                <w:sz w:val="20"/>
                <w:szCs w:val="20"/>
              </w:rPr>
              <w:t xml:space="preserve"> new </w:t>
            </w:r>
            <w:r w:rsidRPr="002137BE">
              <w:rPr>
                <w:sz w:val="20"/>
              </w:rPr>
              <w:t>comments</w:t>
            </w:r>
            <w:r w:rsidRPr="00A835B4">
              <w:rPr>
                <w:sz w:val="20"/>
                <w:szCs w:val="20"/>
              </w:rPr>
              <w:t xml:space="preserve"> </w:t>
            </w:r>
          </w:p>
        </w:tc>
      </w:tr>
      <w:tr w:rsidR="002A5238" w14:paraId="61593891" w14:textId="77777777" w:rsidTr="002A5238">
        <w:trPr>
          <w:trHeight w:val="1667"/>
        </w:trPr>
        <w:tc>
          <w:tcPr>
            <w:tcW w:w="2108" w:type="dxa"/>
            <w:shd w:val="clear" w:color="auto" w:fill="FFFFFF"/>
            <w:tcMar>
              <w:left w:w="158" w:type="dxa"/>
              <w:right w:w="158" w:type="dxa"/>
            </w:tcMar>
          </w:tcPr>
          <w:p w14:paraId="0F24787B" w14:textId="77777777" w:rsidR="002A5238" w:rsidRPr="00FB0F2B" w:rsidRDefault="002A5238" w:rsidP="00656DFA">
            <w:pPr>
              <w:pStyle w:val="es-TableCell-Left"/>
              <w:numPr>
                <w:ilvl w:val="0"/>
                <w:numId w:val="0"/>
              </w:numPr>
              <w:spacing w:before="0" w:after="0"/>
              <w:ind w:left="-72"/>
              <w:jc w:val="center"/>
              <w:rPr>
                <w:sz w:val="20"/>
              </w:rPr>
            </w:pPr>
            <w:r>
              <w:rPr>
                <w:sz w:val="20"/>
              </w:rPr>
              <w:t>0</w:t>
            </w:r>
            <w:r w:rsidRPr="00FB0F2B">
              <w:rPr>
                <w:sz w:val="20"/>
              </w:rPr>
              <w:t>9/</w:t>
            </w:r>
            <w:r>
              <w:rPr>
                <w:sz w:val="20"/>
              </w:rPr>
              <w:t>0</w:t>
            </w:r>
            <w:r w:rsidRPr="00FB0F2B">
              <w:rPr>
                <w:sz w:val="20"/>
              </w:rPr>
              <w:t>6/2014</w:t>
            </w:r>
          </w:p>
        </w:tc>
        <w:tc>
          <w:tcPr>
            <w:tcW w:w="1676" w:type="dxa"/>
            <w:shd w:val="clear" w:color="auto" w:fill="FFFFFF"/>
            <w:tcMar>
              <w:left w:w="158" w:type="dxa"/>
              <w:right w:w="158" w:type="dxa"/>
            </w:tcMar>
          </w:tcPr>
          <w:p w14:paraId="052EBC90" w14:textId="77777777" w:rsidR="002A5238" w:rsidRPr="00FB0F2B" w:rsidRDefault="002A5238" w:rsidP="00656DFA">
            <w:pPr>
              <w:pStyle w:val="es-TableCell-Left"/>
              <w:numPr>
                <w:ilvl w:val="0"/>
                <w:numId w:val="0"/>
              </w:numPr>
              <w:spacing w:before="0" w:after="0"/>
              <w:ind w:left="-72"/>
              <w:jc w:val="center"/>
              <w:rPr>
                <w:sz w:val="20"/>
              </w:rPr>
            </w:pPr>
            <w:r w:rsidRPr="00FB0F2B">
              <w:rPr>
                <w:sz w:val="20"/>
              </w:rPr>
              <w:t>1.1.2</w:t>
            </w:r>
          </w:p>
        </w:tc>
        <w:tc>
          <w:tcPr>
            <w:tcW w:w="6017" w:type="dxa"/>
            <w:shd w:val="clear" w:color="auto" w:fill="FFFFFF"/>
            <w:tcMar>
              <w:left w:w="158" w:type="dxa"/>
              <w:right w:w="158" w:type="dxa"/>
            </w:tcMar>
          </w:tcPr>
          <w:p w14:paraId="6D04846D" w14:textId="77777777" w:rsidR="002A5238" w:rsidRPr="002E5076" w:rsidRDefault="002A5238" w:rsidP="00656DFA">
            <w:pPr>
              <w:pStyle w:val="es-TableCell-Left"/>
              <w:numPr>
                <w:ilvl w:val="0"/>
                <w:numId w:val="0"/>
              </w:numPr>
              <w:spacing w:before="0" w:after="0"/>
              <w:rPr>
                <w:sz w:val="20"/>
                <w:szCs w:val="20"/>
              </w:rPr>
            </w:pPr>
            <w:r w:rsidRPr="002137BE">
              <w:rPr>
                <w:sz w:val="20"/>
              </w:rPr>
              <w:t>Added file Benchmark_Parameters.sh to provide number of Mappers and Reducers. Updated ReadMe File for the above file. Updated Script to print out "Performance Metric (HSph@SF) Report”. Updated the source code for 3-way replication. The source code also includes files for HSSort with MapReduce (MR2) for experimental future use.</w:t>
            </w:r>
          </w:p>
        </w:tc>
      </w:tr>
      <w:tr w:rsidR="002A5238" w14:paraId="6DD5DB64" w14:textId="77777777" w:rsidTr="002A5238">
        <w:trPr>
          <w:trHeight w:val="815"/>
        </w:trPr>
        <w:tc>
          <w:tcPr>
            <w:tcW w:w="2108" w:type="dxa"/>
            <w:shd w:val="clear" w:color="auto" w:fill="FFFFFF"/>
            <w:tcMar>
              <w:left w:w="158" w:type="dxa"/>
              <w:right w:w="158" w:type="dxa"/>
            </w:tcMar>
          </w:tcPr>
          <w:p w14:paraId="36DBECF7" w14:textId="77777777" w:rsidR="002A5238" w:rsidRPr="00FB0F2B" w:rsidRDefault="002A5238" w:rsidP="00656DFA">
            <w:pPr>
              <w:pStyle w:val="es-TableCell-Left"/>
              <w:numPr>
                <w:ilvl w:val="0"/>
                <w:numId w:val="0"/>
              </w:numPr>
              <w:spacing w:before="0" w:after="0"/>
              <w:ind w:left="-72"/>
              <w:jc w:val="center"/>
              <w:rPr>
                <w:sz w:val="20"/>
              </w:rPr>
            </w:pPr>
            <w:r w:rsidRPr="00FB0F2B">
              <w:rPr>
                <w:sz w:val="20"/>
              </w:rPr>
              <w:t>11/13/2014</w:t>
            </w:r>
          </w:p>
        </w:tc>
        <w:tc>
          <w:tcPr>
            <w:tcW w:w="1676" w:type="dxa"/>
            <w:shd w:val="clear" w:color="auto" w:fill="FFFFFF"/>
            <w:tcMar>
              <w:left w:w="158" w:type="dxa"/>
              <w:right w:w="158" w:type="dxa"/>
            </w:tcMar>
          </w:tcPr>
          <w:p w14:paraId="2E1E94DA" w14:textId="77777777" w:rsidR="002A5238" w:rsidRPr="00FB0F2B" w:rsidRDefault="002A5238" w:rsidP="00656DFA">
            <w:pPr>
              <w:pStyle w:val="es-TableCell-Left"/>
              <w:numPr>
                <w:ilvl w:val="0"/>
                <w:numId w:val="0"/>
              </w:numPr>
              <w:spacing w:before="0" w:after="0"/>
              <w:ind w:left="-72"/>
              <w:jc w:val="center"/>
              <w:rPr>
                <w:sz w:val="20"/>
              </w:rPr>
            </w:pPr>
            <w:r w:rsidRPr="00FB0F2B">
              <w:rPr>
                <w:sz w:val="20"/>
              </w:rPr>
              <w:t>1.2.0</w:t>
            </w:r>
          </w:p>
        </w:tc>
        <w:tc>
          <w:tcPr>
            <w:tcW w:w="6017" w:type="dxa"/>
            <w:shd w:val="clear" w:color="auto" w:fill="FFFFFF"/>
            <w:tcMar>
              <w:left w:w="158" w:type="dxa"/>
              <w:right w:w="158" w:type="dxa"/>
            </w:tcMar>
          </w:tcPr>
          <w:p w14:paraId="66412FDB" w14:textId="77777777" w:rsidR="002A5238" w:rsidRPr="00954B6D" w:rsidRDefault="002A5238" w:rsidP="00656DFA">
            <w:pPr>
              <w:spacing w:before="0" w:after="0"/>
            </w:pPr>
            <w:r w:rsidRPr="00954B6D">
              <w:t xml:space="preserve">Updated requirements for independent audit, requirements for auditing energy audit, substitution. Removed the performance requirements for new kit revisions. </w:t>
            </w:r>
          </w:p>
        </w:tc>
      </w:tr>
      <w:tr w:rsidR="002A5238" w14:paraId="4947966E" w14:textId="77777777" w:rsidTr="002A5238">
        <w:trPr>
          <w:trHeight w:val="833"/>
        </w:trPr>
        <w:tc>
          <w:tcPr>
            <w:tcW w:w="2108" w:type="dxa"/>
            <w:shd w:val="clear" w:color="auto" w:fill="FFFFFF"/>
            <w:tcMar>
              <w:left w:w="158" w:type="dxa"/>
              <w:right w:w="158" w:type="dxa"/>
            </w:tcMar>
          </w:tcPr>
          <w:p w14:paraId="404E8EAD" w14:textId="77777777" w:rsidR="002A5238" w:rsidRPr="00FB0F2B" w:rsidRDefault="002A5238" w:rsidP="00656DFA">
            <w:pPr>
              <w:pStyle w:val="es-TableCell-Left"/>
              <w:numPr>
                <w:ilvl w:val="0"/>
                <w:numId w:val="0"/>
              </w:numPr>
              <w:spacing w:before="0" w:after="0"/>
              <w:ind w:left="-72"/>
              <w:jc w:val="center"/>
              <w:rPr>
                <w:sz w:val="20"/>
              </w:rPr>
            </w:pPr>
            <w:r>
              <w:rPr>
                <w:sz w:val="20"/>
              </w:rPr>
              <w:t>02/19/2015</w:t>
            </w:r>
          </w:p>
        </w:tc>
        <w:tc>
          <w:tcPr>
            <w:tcW w:w="1676" w:type="dxa"/>
            <w:shd w:val="clear" w:color="auto" w:fill="FFFFFF"/>
            <w:tcMar>
              <w:left w:w="158" w:type="dxa"/>
              <w:right w:w="158" w:type="dxa"/>
            </w:tcMar>
          </w:tcPr>
          <w:p w14:paraId="20C46CB9" w14:textId="77777777" w:rsidR="002A5238" w:rsidRPr="00FB0F2B" w:rsidRDefault="002A5238" w:rsidP="00656DFA">
            <w:pPr>
              <w:pStyle w:val="es-TableCell-Left"/>
              <w:numPr>
                <w:ilvl w:val="0"/>
                <w:numId w:val="0"/>
              </w:numPr>
              <w:spacing w:before="0" w:after="0"/>
              <w:ind w:left="-72"/>
              <w:jc w:val="center"/>
              <w:rPr>
                <w:sz w:val="20"/>
              </w:rPr>
            </w:pPr>
            <w:r>
              <w:rPr>
                <w:sz w:val="20"/>
              </w:rPr>
              <w:t>1.3.0</w:t>
            </w:r>
          </w:p>
        </w:tc>
        <w:tc>
          <w:tcPr>
            <w:tcW w:w="6017" w:type="dxa"/>
            <w:shd w:val="clear" w:color="auto" w:fill="FFFFFF"/>
            <w:tcMar>
              <w:left w:w="158" w:type="dxa"/>
              <w:right w:w="158" w:type="dxa"/>
            </w:tcMar>
          </w:tcPr>
          <w:p w14:paraId="2A8BC1EF" w14:textId="77777777" w:rsidR="002A5238" w:rsidRPr="00954B6D" w:rsidRDefault="002A5238" w:rsidP="00656DFA">
            <w:pPr>
              <w:spacing w:before="0" w:after="0"/>
            </w:pPr>
            <w:r w:rsidRPr="00954B6D">
              <w:t>Updated Full Disclosure requirement. Sample Executive Summary is included.</w:t>
            </w:r>
          </w:p>
          <w:p w14:paraId="4E9BC7AA" w14:textId="77777777" w:rsidR="002A5238" w:rsidRPr="00954B6D" w:rsidRDefault="002A5238" w:rsidP="00656DFA">
            <w:pPr>
              <w:spacing w:before="0" w:after="0"/>
            </w:pPr>
            <w:r w:rsidRPr="00954B6D">
              <w:t xml:space="preserve">Fixed cross references and alignments </w:t>
            </w:r>
          </w:p>
        </w:tc>
      </w:tr>
      <w:tr w:rsidR="002A5238" w14:paraId="69C0A563" w14:textId="77777777" w:rsidTr="002A5238">
        <w:trPr>
          <w:trHeight w:val="270"/>
        </w:trPr>
        <w:tc>
          <w:tcPr>
            <w:tcW w:w="2108" w:type="dxa"/>
            <w:shd w:val="clear" w:color="auto" w:fill="FFFFFF"/>
            <w:tcMar>
              <w:left w:w="158" w:type="dxa"/>
              <w:right w:w="158" w:type="dxa"/>
            </w:tcMar>
          </w:tcPr>
          <w:p w14:paraId="5A62D359" w14:textId="77777777" w:rsidR="002A5238" w:rsidRPr="00D2380A" w:rsidRDefault="002A5238" w:rsidP="00656DFA">
            <w:pPr>
              <w:pStyle w:val="es-TableCell-Left"/>
              <w:numPr>
                <w:ilvl w:val="0"/>
                <w:numId w:val="0"/>
              </w:numPr>
              <w:spacing w:before="0" w:after="0"/>
              <w:ind w:left="-72"/>
              <w:jc w:val="center"/>
              <w:rPr>
                <w:sz w:val="20"/>
              </w:rPr>
            </w:pPr>
            <w:r>
              <w:rPr>
                <w:sz w:val="20"/>
              </w:rPr>
              <w:t>03/24/2016</w:t>
            </w:r>
          </w:p>
        </w:tc>
        <w:tc>
          <w:tcPr>
            <w:tcW w:w="1676" w:type="dxa"/>
            <w:shd w:val="clear" w:color="auto" w:fill="FFFFFF"/>
            <w:tcMar>
              <w:left w:w="158" w:type="dxa"/>
              <w:right w:w="158" w:type="dxa"/>
            </w:tcMar>
          </w:tcPr>
          <w:p w14:paraId="1C52F1EC" w14:textId="77777777" w:rsidR="002A5238" w:rsidRPr="00D2380A" w:rsidRDefault="002A5238" w:rsidP="00656DFA">
            <w:pPr>
              <w:pStyle w:val="es-TableCell-Left"/>
              <w:numPr>
                <w:ilvl w:val="0"/>
                <w:numId w:val="0"/>
              </w:numPr>
              <w:spacing w:before="0" w:after="0"/>
              <w:ind w:left="-72"/>
              <w:jc w:val="center"/>
              <w:rPr>
                <w:sz w:val="20"/>
              </w:rPr>
            </w:pPr>
            <w:r>
              <w:rPr>
                <w:sz w:val="20"/>
              </w:rPr>
              <w:t>1.3.1</w:t>
            </w:r>
          </w:p>
        </w:tc>
        <w:tc>
          <w:tcPr>
            <w:tcW w:w="6017" w:type="dxa"/>
            <w:shd w:val="clear" w:color="auto" w:fill="FFFFFF"/>
            <w:tcMar>
              <w:left w:w="158" w:type="dxa"/>
              <w:right w:w="158" w:type="dxa"/>
            </w:tcMar>
          </w:tcPr>
          <w:p w14:paraId="3517B67D" w14:textId="77777777" w:rsidR="002A5238" w:rsidRPr="00954B6D" w:rsidRDefault="002A5238" w:rsidP="00656DFA">
            <w:pPr>
              <w:spacing w:before="0" w:after="0"/>
            </w:pPr>
            <w:r w:rsidRPr="00954B6D">
              <w:t>Updated TPC membership.</w:t>
            </w:r>
          </w:p>
        </w:tc>
      </w:tr>
      <w:tr w:rsidR="002A5238" w14:paraId="3C89C2C2" w14:textId="77777777" w:rsidTr="002A5238">
        <w:trPr>
          <w:trHeight w:val="560"/>
        </w:trPr>
        <w:tc>
          <w:tcPr>
            <w:tcW w:w="2108" w:type="dxa"/>
            <w:shd w:val="clear" w:color="auto" w:fill="FFFFFF"/>
            <w:tcMar>
              <w:left w:w="158" w:type="dxa"/>
              <w:right w:w="158" w:type="dxa"/>
            </w:tcMar>
          </w:tcPr>
          <w:p w14:paraId="1E95A7D9" w14:textId="77777777" w:rsidR="002A5238" w:rsidRDefault="002A5238" w:rsidP="00656DFA">
            <w:pPr>
              <w:pStyle w:val="es-TableCell-Left"/>
              <w:numPr>
                <w:ilvl w:val="0"/>
                <w:numId w:val="0"/>
              </w:numPr>
              <w:spacing w:before="0" w:after="0"/>
              <w:ind w:left="-72"/>
              <w:jc w:val="center"/>
              <w:rPr>
                <w:sz w:val="20"/>
              </w:rPr>
            </w:pPr>
            <w:r>
              <w:rPr>
                <w:sz w:val="20"/>
              </w:rPr>
              <w:t>04/19/2016</w:t>
            </w:r>
          </w:p>
        </w:tc>
        <w:tc>
          <w:tcPr>
            <w:tcW w:w="1676" w:type="dxa"/>
            <w:shd w:val="clear" w:color="auto" w:fill="FFFFFF"/>
            <w:tcMar>
              <w:left w:w="158" w:type="dxa"/>
              <w:right w:w="158" w:type="dxa"/>
            </w:tcMar>
          </w:tcPr>
          <w:p w14:paraId="6E550459" w14:textId="77777777" w:rsidR="002A5238" w:rsidRDefault="002A5238" w:rsidP="00656DFA">
            <w:pPr>
              <w:pStyle w:val="es-TableCell-Left"/>
              <w:numPr>
                <w:ilvl w:val="0"/>
                <w:numId w:val="0"/>
              </w:numPr>
              <w:spacing w:before="0" w:after="0"/>
              <w:ind w:left="-72"/>
              <w:jc w:val="center"/>
              <w:rPr>
                <w:sz w:val="20"/>
              </w:rPr>
            </w:pPr>
            <w:r>
              <w:rPr>
                <w:sz w:val="20"/>
              </w:rPr>
              <w:t>1.4.0</w:t>
            </w:r>
          </w:p>
        </w:tc>
        <w:tc>
          <w:tcPr>
            <w:tcW w:w="6017" w:type="dxa"/>
            <w:shd w:val="clear" w:color="auto" w:fill="FFFFFF"/>
            <w:tcMar>
              <w:left w:w="158" w:type="dxa"/>
              <w:right w:w="158" w:type="dxa"/>
            </w:tcMar>
          </w:tcPr>
          <w:p w14:paraId="4E94C656" w14:textId="61CF11F9" w:rsidR="002A5238" w:rsidRPr="00954B6D" w:rsidRDefault="002A5238" w:rsidP="00656DFA">
            <w:pPr>
              <w:spacing w:before="0" w:after="0"/>
            </w:pPr>
            <w:r w:rsidRPr="00954B6D">
              <w:t xml:space="preserve">Updated Executive </w:t>
            </w:r>
            <w:r w:rsidR="00A9261E" w:rsidRPr="00954B6D">
              <w:t>Summary to</w:t>
            </w:r>
            <w:r w:rsidRPr="00954B6D">
              <w:t xml:space="preserve"> </w:t>
            </w:r>
            <w:r w:rsidR="00A9261E" w:rsidRPr="00954B6D">
              <w:t>include the</w:t>
            </w:r>
            <w:r w:rsidRPr="00954B6D">
              <w:t xml:space="preserve"> Total Rack Units (RU) occupied by the SUT.</w:t>
            </w:r>
          </w:p>
        </w:tc>
      </w:tr>
      <w:tr w:rsidR="002A5238" w14:paraId="04384673" w14:textId="77777777" w:rsidTr="002A5238">
        <w:trPr>
          <w:trHeight w:val="270"/>
        </w:trPr>
        <w:tc>
          <w:tcPr>
            <w:tcW w:w="2108" w:type="dxa"/>
            <w:shd w:val="clear" w:color="auto" w:fill="FFFFFF"/>
            <w:tcMar>
              <w:left w:w="158" w:type="dxa"/>
              <w:right w:w="158" w:type="dxa"/>
            </w:tcMar>
          </w:tcPr>
          <w:p w14:paraId="0C016D70" w14:textId="77777777" w:rsidR="002A5238" w:rsidRDefault="002A5238" w:rsidP="00656DFA">
            <w:pPr>
              <w:pStyle w:val="es-TableCell-Left"/>
              <w:numPr>
                <w:ilvl w:val="0"/>
                <w:numId w:val="0"/>
              </w:numPr>
              <w:spacing w:before="0" w:after="0"/>
              <w:ind w:left="-72"/>
              <w:jc w:val="center"/>
              <w:rPr>
                <w:sz w:val="20"/>
              </w:rPr>
            </w:pPr>
            <w:r>
              <w:rPr>
                <w:sz w:val="20"/>
              </w:rPr>
              <w:t>07/12/2016</w:t>
            </w:r>
          </w:p>
        </w:tc>
        <w:tc>
          <w:tcPr>
            <w:tcW w:w="1676" w:type="dxa"/>
            <w:shd w:val="clear" w:color="auto" w:fill="FFFFFF"/>
            <w:tcMar>
              <w:left w:w="158" w:type="dxa"/>
              <w:right w:w="158" w:type="dxa"/>
            </w:tcMar>
          </w:tcPr>
          <w:p w14:paraId="2DD016D0" w14:textId="77777777" w:rsidR="002A5238" w:rsidRDefault="002A5238" w:rsidP="00656DFA">
            <w:pPr>
              <w:pStyle w:val="es-TableCell-Left"/>
              <w:numPr>
                <w:ilvl w:val="0"/>
                <w:numId w:val="0"/>
              </w:numPr>
              <w:spacing w:before="0" w:after="0"/>
              <w:ind w:left="-72"/>
              <w:jc w:val="center"/>
              <w:rPr>
                <w:sz w:val="20"/>
              </w:rPr>
            </w:pPr>
            <w:r>
              <w:rPr>
                <w:sz w:val="20"/>
              </w:rPr>
              <w:t>1.4.1</w:t>
            </w:r>
          </w:p>
        </w:tc>
        <w:tc>
          <w:tcPr>
            <w:tcW w:w="6017" w:type="dxa"/>
            <w:shd w:val="clear" w:color="auto" w:fill="FFFFFF"/>
            <w:tcMar>
              <w:left w:w="158" w:type="dxa"/>
              <w:right w:w="158" w:type="dxa"/>
            </w:tcMar>
          </w:tcPr>
          <w:p w14:paraId="2307FB16" w14:textId="77777777" w:rsidR="002A5238" w:rsidRPr="00954B6D" w:rsidRDefault="002A5238" w:rsidP="00656DFA">
            <w:pPr>
              <w:spacing w:before="0" w:after="0"/>
            </w:pPr>
            <w:r w:rsidRPr="00954B6D">
              <w:t>Document Revision History Table formatting changes</w:t>
            </w:r>
            <w:r>
              <w:t>.</w:t>
            </w:r>
          </w:p>
        </w:tc>
      </w:tr>
      <w:tr w:rsidR="002A5238" w14:paraId="430C3306" w14:textId="77777777" w:rsidTr="002A5238">
        <w:trPr>
          <w:trHeight w:val="270"/>
        </w:trPr>
        <w:tc>
          <w:tcPr>
            <w:tcW w:w="2108" w:type="dxa"/>
            <w:shd w:val="clear" w:color="auto" w:fill="FFFFFF"/>
            <w:tcMar>
              <w:left w:w="158" w:type="dxa"/>
              <w:right w:w="158" w:type="dxa"/>
            </w:tcMar>
          </w:tcPr>
          <w:p w14:paraId="65B690E7" w14:textId="71A9BE00" w:rsidR="002A5238" w:rsidRDefault="002A4B79" w:rsidP="00656DFA">
            <w:pPr>
              <w:pStyle w:val="es-TableCell-Left"/>
              <w:numPr>
                <w:ilvl w:val="0"/>
                <w:numId w:val="0"/>
              </w:numPr>
              <w:spacing w:before="0" w:after="0"/>
              <w:ind w:left="-72"/>
              <w:jc w:val="center"/>
              <w:rPr>
                <w:sz w:val="20"/>
              </w:rPr>
            </w:pPr>
            <w:r>
              <w:rPr>
                <w:sz w:val="20"/>
              </w:rPr>
              <w:t>11/03/2016</w:t>
            </w:r>
          </w:p>
        </w:tc>
        <w:tc>
          <w:tcPr>
            <w:tcW w:w="1676" w:type="dxa"/>
            <w:shd w:val="clear" w:color="auto" w:fill="FFFFFF"/>
            <w:tcMar>
              <w:left w:w="158" w:type="dxa"/>
              <w:right w:w="158" w:type="dxa"/>
            </w:tcMar>
          </w:tcPr>
          <w:p w14:paraId="27E1EAD3" w14:textId="48EA3082" w:rsidR="002A5238" w:rsidRDefault="002A4B79" w:rsidP="00656DFA">
            <w:pPr>
              <w:pStyle w:val="es-TableCell-Left"/>
              <w:numPr>
                <w:ilvl w:val="0"/>
                <w:numId w:val="0"/>
              </w:numPr>
              <w:spacing w:before="0" w:after="0"/>
              <w:ind w:left="-72"/>
              <w:jc w:val="center"/>
              <w:rPr>
                <w:sz w:val="20"/>
              </w:rPr>
            </w:pPr>
            <w:r>
              <w:rPr>
                <w:sz w:val="20"/>
              </w:rPr>
              <w:t>1.4.2</w:t>
            </w:r>
          </w:p>
        </w:tc>
        <w:tc>
          <w:tcPr>
            <w:tcW w:w="6017" w:type="dxa"/>
            <w:shd w:val="clear" w:color="auto" w:fill="FFFFFF"/>
            <w:tcMar>
              <w:left w:w="158" w:type="dxa"/>
              <w:right w:w="158" w:type="dxa"/>
            </w:tcMar>
          </w:tcPr>
          <w:p w14:paraId="20FA72A0" w14:textId="666C8B66" w:rsidR="002A5238" w:rsidRPr="00954B6D" w:rsidRDefault="002A4B79" w:rsidP="00CD359A">
            <w:pPr>
              <w:spacing w:before="0" w:after="0"/>
            </w:pPr>
            <w:r w:rsidRPr="002A4B79">
              <w:t>Updated to align with Pricing v2 and allow for LCS</w:t>
            </w:r>
            <w:r w:rsidR="00CD359A">
              <w:t xml:space="preserve"> publications. </w:t>
            </w:r>
            <w:r w:rsidRPr="002A4B79">
              <w:t>Added support for non-JBOD storage.</w:t>
            </w:r>
          </w:p>
        </w:tc>
      </w:tr>
      <w:tr w:rsidR="00475E05" w14:paraId="1375B926" w14:textId="77777777" w:rsidTr="002A5238">
        <w:trPr>
          <w:trHeight w:val="270"/>
        </w:trPr>
        <w:tc>
          <w:tcPr>
            <w:tcW w:w="2108" w:type="dxa"/>
            <w:shd w:val="clear" w:color="auto" w:fill="FFFFFF"/>
            <w:tcMar>
              <w:left w:w="158" w:type="dxa"/>
              <w:right w:w="158" w:type="dxa"/>
            </w:tcMar>
          </w:tcPr>
          <w:p w14:paraId="1976E841" w14:textId="008039B0" w:rsidR="00475E05" w:rsidRDefault="00B040BC" w:rsidP="00656DFA">
            <w:pPr>
              <w:pStyle w:val="es-TableCell-Left"/>
              <w:numPr>
                <w:ilvl w:val="0"/>
                <w:numId w:val="0"/>
              </w:numPr>
              <w:spacing w:before="0" w:after="0"/>
              <w:ind w:left="-72"/>
              <w:jc w:val="center"/>
              <w:rPr>
                <w:sz w:val="20"/>
              </w:rPr>
            </w:pPr>
            <w:r>
              <w:rPr>
                <w:sz w:val="20"/>
              </w:rPr>
              <w:t>04/20</w:t>
            </w:r>
            <w:r w:rsidR="0013132C">
              <w:rPr>
                <w:sz w:val="20"/>
              </w:rPr>
              <w:t>/2017</w:t>
            </w:r>
          </w:p>
        </w:tc>
        <w:tc>
          <w:tcPr>
            <w:tcW w:w="1676" w:type="dxa"/>
            <w:shd w:val="clear" w:color="auto" w:fill="FFFFFF"/>
            <w:tcMar>
              <w:left w:w="158" w:type="dxa"/>
              <w:right w:w="158" w:type="dxa"/>
            </w:tcMar>
          </w:tcPr>
          <w:p w14:paraId="01B8C6A8" w14:textId="6731963B" w:rsidR="00475E05" w:rsidRDefault="00203E20" w:rsidP="00656DFA">
            <w:pPr>
              <w:pStyle w:val="es-TableCell-Left"/>
              <w:numPr>
                <w:ilvl w:val="0"/>
                <w:numId w:val="0"/>
              </w:numPr>
              <w:spacing w:before="0" w:after="0"/>
              <w:ind w:left="-72"/>
              <w:jc w:val="center"/>
              <w:rPr>
                <w:sz w:val="20"/>
              </w:rPr>
            </w:pPr>
            <w:r>
              <w:rPr>
                <w:sz w:val="20"/>
              </w:rPr>
              <w:t>2</w:t>
            </w:r>
            <w:r w:rsidR="0013132C">
              <w:rPr>
                <w:sz w:val="20"/>
              </w:rPr>
              <w:t>.</w:t>
            </w:r>
            <w:r>
              <w:rPr>
                <w:sz w:val="20"/>
              </w:rPr>
              <w:t>0.0</w:t>
            </w:r>
          </w:p>
        </w:tc>
        <w:tc>
          <w:tcPr>
            <w:tcW w:w="6017" w:type="dxa"/>
            <w:shd w:val="clear" w:color="auto" w:fill="FFFFFF"/>
            <w:tcMar>
              <w:left w:w="158" w:type="dxa"/>
              <w:right w:w="158" w:type="dxa"/>
            </w:tcMar>
          </w:tcPr>
          <w:p w14:paraId="28A9C19F" w14:textId="67BD77F7" w:rsidR="00475E05" w:rsidRPr="00633107" w:rsidRDefault="0013132C" w:rsidP="00203E20">
            <w:pPr>
              <w:spacing w:before="0" w:after="0"/>
              <w:rPr>
                <w:bCs/>
              </w:rPr>
            </w:pPr>
            <w:r>
              <w:t xml:space="preserve">Updated to </w:t>
            </w:r>
            <w:r w:rsidR="00203E20">
              <w:t>include</w:t>
            </w:r>
            <w:r>
              <w:t xml:space="preserve"> Spark</w:t>
            </w:r>
            <w:r w:rsidR="00633107">
              <w:t xml:space="preserve">. Updated </w:t>
            </w:r>
            <w:r w:rsidR="00633107" w:rsidRPr="00633107">
              <w:rPr>
                <w:bCs/>
              </w:rPr>
              <w:t>Acknowledgments</w:t>
            </w:r>
            <w:r w:rsidR="00633107">
              <w:rPr>
                <w:bCs/>
              </w:rPr>
              <w:t>.</w:t>
            </w:r>
          </w:p>
        </w:tc>
      </w:tr>
      <w:tr w:rsidR="00D70514" w14:paraId="7A9A3444" w14:textId="77777777" w:rsidTr="002A5238">
        <w:trPr>
          <w:trHeight w:val="270"/>
        </w:trPr>
        <w:tc>
          <w:tcPr>
            <w:tcW w:w="2108" w:type="dxa"/>
            <w:shd w:val="clear" w:color="auto" w:fill="FFFFFF"/>
            <w:tcMar>
              <w:left w:w="158" w:type="dxa"/>
              <w:right w:w="158" w:type="dxa"/>
            </w:tcMar>
          </w:tcPr>
          <w:p w14:paraId="19505B28" w14:textId="45554E04" w:rsidR="00D70514" w:rsidRDefault="00D70514" w:rsidP="00656DFA">
            <w:pPr>
              <w:pStyle w:val="es-TableCell-Left"/>
              <w:numPr>
                <w:ilvl w:val="0"/>
                <w:numId w:val="0"/>
              </w:numPr>
              <w:spacing w:before="0" w:after="0"/>
              <w:ind w:left="-72"/>
              <w:jc w:val="center"/>
              <w:rPr>
                <w:sz w:val="20"/>
              </w:rPr>
            </w:pPr>
            <w:r>
              <w:rPr>
                <w:sz w:val="20"/>
              </w:rPr>
              <w:t>06/07/2017</w:t>
            </w:r>
          </w:p>
        </w:tc>
        <w:tc>
          <w:tcPr>
            <w:tcW w:w="1676" w:type="dxa"/>
            <w:shd w:val="clear" w:color="auto" w:fill="FFFFFF"/>
            <w:tcMar>
              <w:left w:w="158" w:type="dxa"/>
              <w:right w:w="158" w:type="dxa"/>
            </w:tcMar>
          </w:tcPr>
          <w:p w14:paraId="3AC5DA7C" w14:textId="468DC2EE" w:rsidR="00D70514" w:rsidRDefault="00D70514" w:rsidP="00656DFA">
            <w:pPr>
              <w:pStyle w:val="es-TableCell-Left"/>
              <w:numPr>
                <w:ilvl w:val="0"/>
                <w:numId w:val="0"/>
              </w:numPr>
              <w:spacing w:before="0" w:after="0"/>
              <w:ind w:left="-72"/>
              <w:jc w:val="center"/>
              <w:rPr>
                <w:sz w:val="20"/>
              </w:rPr>
            </w:pPr>
            <w:r>
              <w:rPr>
                <w:sz w:val="20"/>
              </w:rPr>
              <w:t>2.0.1</w:t>
            </w:r>
          </w:p>
        </w:tc>
        <w:tc>
          <w:tcPr>
            <w:tcW w:w="6017" w:type="dxa"/>
            <w:shd w:val="clear" w:color="auto" w:fill="FFFFFF"/>
            <w:tcMar>
              <w:left w:w="158" w:type="dxa"/>
              <w:right w:w="158" w:type="dxa"/>
            </w:tcMar>
          </w:tcPr>
          <w:p w14:paraId="535B8F6D" w14:textId="325BDB5A" w:rsidR="00D70514" w:rsidRDefault="00D70514" w:rsidP="00203E20">
            <w:pPr>
              <w:spacing w:before="0" w:after="0"/>
            </w:pPr>
            <w:r>
              <w:t>Updated version number to match kit.</w:t>
            </w:r>
          </w:p>
        </w:tc>
      </w:tr>
      <w:tr w:rsidR="00D70514" w14:paraId="6FB81631" w14:textId="77777777" w:rsidTr="002A5238">
        <w:trPr>
          <w:trHeight w:val="270"/>
        </w:trPr>
        <w:tc>
          <w:tcPr>
            <w:tcW w:w="2108" w:type="dxa"/>
            <w:shd w:val="clear" w:color="auto" w:fill="FFFFFF"/>
            <w:tcMar>
              <w:left w:w="158" w:type="dxa"/>
              <w:right w:w="158" w:type="dxa"/>
            </w:tcMar>
          </w:tcPr>
          <w:p w14:paraId="152A4429" w14:textId="3AADCA55" w:rsidR="00D70514" w:rsidRDefault="00D70514" w:rsidP="00656DFA">
            <w:pPr>
              <w:pStyle w:val="es-TableCell-Left"/>
              <w:numPr>
                <w:ilvl w:val="0"/>
                <w:numId w:val="0"/>
              </w:numPr>
              <w:spacing w:before="0" w:after="0"/>
              <w:ind w:left="-72"/>
              <w:jc w:val="center"/>
              <w:rPr>
                <w:sz w:val="20"/>
              </w:rPr>
            </w:pPr>
            <w:r>
              <w:rPr>
                <w:sz w:val="20"/>
              </w:rPr>
              <w:t>09/20/2017</w:t>
            </w:r>
          </w:p>
        </w:tc>
        <w:tc>
          <w:tcPr>
            <w:tcW w:w="1676" w:type="dxa"/>
            <w:shd w:val="clear" w:color="auto" w:fill="FFFFFF"/>
            <w:tcMar>
              <w:left w:w="158" w:type="dxa"/>
              <w:right w:w="158" w:type="dxa"/>
            </w:tcMar>
          </w:tcPr>
          <w:p w14:paraId="118585B4" w14:textId="3837E8FC" w:rsidR="00D70514" w:rsidRDefault="00D70514" w:rsidP="00656DFA">
            <w:pPr>
              <w:pStyle w:val="es-TableCell-Left"/>
              <w:numPr>
                <w:ilvl w:val="0"/>
                <w:numId w:val="0"/>
              </w:numPr>
              <w:spacing w:before="0" w:after="0"/>
              <w:ind w:left="-72"/>
              <w:jc w:val="center"/>
              <w:rPr>
                <w:sz w:val="20"/>
              </w:rPr>
            </w:pPr>
            <w:r>
              <w:rPr>
                <w:sz w:val="20"/>
              </w:rPr>
              <w:t>2.0.2</w:t>
            </w:r>
          </w:p>
        </w:tc>
        <w:tc>
          <w:tcPr>
            <w:tcW w:w="6017" w:type="dxa"/>
            <w:shd w:val="clear" w:color="auto" w:fill="FFFFFF"/>
            <w:tcMar>
              <w:left w:w="158" w:type="dxa"/>
              <w:right w:w="158" w:type="dxa"/>
            </w:tcMar>
          </w:tcPr>
          <w:p w14:paraId="4A6715B1" w14:textId="5520D566" w:rsidR="00D70514" w:rsidRDefault="00D70514" w:rsidP="00D70514">
            <w:pPr>
              <w:spacing w:before="0" w:after="0"/>
            </w:pPr>
            <w:r>
              <w:t xml:space="preserve">Updated Section 8.1 to include the </w:t>
            </w:r>
            <w:r w:rsidR="00A8029A">
              <w:t>P</w:t>
            </w:r>
            <w:r>
              <w:t>re-</w:t>
            </w:r>
            <w:r w:rsidR="00A8029A">
              <w:t>P</w:t>
            </w:r>
            <w:r>
              <w:t xml:space="preserve">ublication </w:t>
            </w:r>
            <w:r w:rsidR="00A8029A">
              <w:t>B</w:t>
            </w:r>
            <w:r>
              <w:t>oard.</w:t>
            </w:r>
          </w:p>
        </w:tc>
      </w:tr>
      <w:tr w:rsidR="0035617F" w14:paraId="5A939892" w14:textId="77777777" w:rsidTr="002A5238">
        <w:trPr>
          <w:trHeight w:val="270"/>
          <w:ins w:id="28" w:author="Tariq Magdon-Ismail" w:date="2018-03-05T11:48:00Z"/>
        </w:trPr>
        <w:tc>
          <w:tcPr>
            <w:tcW w:w="2108" w:type="dxa"/>
            <w:shd w:val="clear" w:color="auto" w:fill="FFFFFF"/>
            <w:tcMar>
              <w:left w:w="158" w:type="dxa"/>
              <w:right w:w="158" w:type="dxa"/>
            </w:tcMar>
          </w:tcPr>
          <w:p w14:paraId="7AA8217A" w14:textId="55226622" w:rsidR="0035617F" w:rsidRDefault="0035617F" w:rsidP="00656DFA">
            <w:pPr>
              <w:pStyle w:val="es-TableCell-Left"/>
              <w:numPr>
                <w:ilvl w:val="0"/>
                <w:numId w:val="0"/>
              </w:numPr>
              <w:spacing w:before="0" w:after="0"/>
              <w:ind w:left="-72"/>
              <w:jc w:val="center"/>
              <w:rPr>
                <w:ins w:id="29" w:author="Tariq Magdon-Ismail" w:date="2018-03-05T11:48:00Z"/>
                <w:sz w:val="20"/>
              </w:rPr>
            </w:pPr>
            <w:ins w:id="30" w:author="Tariq Magdon-Ismail" w:date="2018-03-05T11:49:00Z">
              <w:r>
                <w:rPr>
                  <w:sz w:val="20"/>
                </w:rPr>
                <w:t>03/</w:t>
              </w:r>
              <w:r>
                <w:rPr>
                  <w:sz w:val="20"/>
                </w:rPr>
                <w:t>0</w:t>
              </w:r>
              <w:r>
                <w:rPr>
                  <w:sz w:val="20"/>
                </w:rPr>
                <w:t>5</w:t>
              </w:r>
              <w:r>
                <w:rPr>
                  <w:sz w:val="20"/>
                </w:rPr>
                <w:t>/201</w:t>
              </w:r>
              <w:r>
                <w:rPr>
                  <w:sz w:val="20"/>
                </w:rPr>
                <w:t>8</w:t>
              </w:r>
            </w:ins>
          </w:p>
        </w:tc>
        <w:tc>
          <w:tcPr>
            <w:tcW w:w="1676" w:type="dxa"/>
            <w:shd w:val="clear" w:color="auto" w:fill="FFFFFF"/>
            <w:tcMar>
              <w:left w:w="158" w:type="dxa"/>
              <w:right w:w="158" w:type="dxa"/>
            </w:tcMar>
          </w:tcPr>
          <w:p w14:paraId="1F193557" w14:textId="23B50643" w:rsidR="0035617F" w:rsidRDefault="0035617F" w:rsidP="00656DFA">
            <w:pPr>
              <w:pStyle w:val="es-TableCell-Left"/>
              <w:numPr>
                <w:ilvl w:val="0"/>
                <w:numId w:val="0"/>
              </w:numPr>
              <w:spacing w:before="0" w:after="0"/>
              <w:ind w:left="-72"/>
              <w:jc w:val="center"/>
              <w:rPr>
                <w:ins w:id="31" w:author="Tariq Magdon-Ismail" w:date="2018-03-05T11:48:00Z"/>
                <w:sz w:val="20"/>
              </w:rPr>
            </w:pPr>
            <w:ins w:id="32" w:author="Tariq Magdon-Ismail" w:date="2018-03-05T11:49:00Z">
              <w:r>
                <w:rPr>
                  <w:sz w:val="20"/>
                </w:rPr>
                <w:t>2.0.3</w:t>
              </w:r>
            </w:ins>
          </w:p>
        </w:tc>
        <w:tc>
          <w:tcPr>
            <w:tcW w:w="6017" w:type="dxa"/>
            <w:shd w:val="clear" w:color="auto" w:fill="FFFFFF"/>
            <w:tcMar>
              <w:left w:w="158" w:type="dxa"/>
              <w:right w:w="158" w:type="dxa"/>
            </w:tcMar>
          </w:tcPr>
          <w:p w14:paraId="2520135D" w14:textId="72BDFEFF" w:rsidR="0035617F" w:rsidRDefault="0035617F" w:rsidP="00D70514">
            <w:pPr>
              <w:spacing w:before="0" w:after="0"/>
              <w:rPr>
                <w:ins w:id="33" w:author="Tariq Magdon-Ismail" w:date="2018-03-05T11:48:00Z"/>
              </w:rPr>
            </w:pPr>
            <w:ins w:id="34" w:author="Tariq Magdon-Ismail" w:date="2018-03-05T11:49:00Z">
              <w:r>
                <w:t>Include source files in kit.</w:t>
              </w:r>
            </w:ins>
          </w:p>
        </w:tc>
      </w:tr>
      <w:tr w:rsidR="00D70514" w14:paraId="7BCBFE1A" w14:textId="77777777" w:rsidTr="002A5238">
        <w:trPr>
          <w:trHeight w:val="301"/>
        </w:trPr>
        <w:tc>
          <w:tcPr>
            <w:tcW w:w="9801" w:type="dxa"/>
            <w:gridSpan w:val="3"/>
            <w:tcBorders>
              <w:top w:val="single" w:sz="12" w:space="0" w:color="auto"/>
              <w:left w:val="nil"/>
              <w:bottom w:val="nil"/>
              <w:right w:val="nil"/>
            </w:tcBorders>
            <w:shd w:val="clear" w:color="auto" w:fill="FFFFFF"/>
            <w:tcMar>
              <w:left w:w="158" w:type="dxa"/>
              <w:right w:w="158" w:type="dxa"/>
            </w:tcMar>
            <w:vAlign w:val="center"/>
          </w:tcPr>
          <w:p w14:paraId="7DF359E1" w14:textId="2DCD0F70" w:rsidR="00D70514" w:rsidRDefault="00D70514" w:rsidP="00656DFA">
            <w:pPr>
              <w:pStyle w:val="es-TableCell-Center"/>
              <w:numPr>
                <w:ilvl w:val="0"/>
                <w:numId w:val="0"/>
              </w:numPr>
              <w:ind w:left="-72"/>
            </w:pPr>
          </w:p>
        </w:tc>
      </w:tr>
    </w:tbl>
    <w:p w14:paraId="1E753D66" w14:textId="7BC70A17" w:rsidR="00E23727" w:rsidRDefault="00E23727" w:rsidP="0003160F"/>
    <w:p w14:paraId="12C1308C" w14:textId="58CEFF67" w:rsidR="00E23727" w:rsidRDefault="00CD00FF" w:rsidP="0003160F">
      <w:pPr>
        <w:pStyle w:val="es-IntroL1-Title"/>
      </w:pPr>
      <w:bookmarkStart w:id="35" w:name="_Toc465938783"/>
      <w:bookmarkStart w:id="36" w:name="_Toc465939445"/>
      <w:bookmarkStart w:id="37" w:name="_Toc465940236"/>
      <w:bookmarkStart w:id="38" w:name="_Toc465940330"/>
      <w:bookmarkStart w:id="39" w:name="_Toc465940691"/>
      <w:r w:rsidRPr="00FB0F2B">
        <w:rPr>
          <w:rStyle w:val="Heading2Char"/>
        </w:rPr>
        <w:t>TPC Membership</w:t>
      </w:r>
      <w:bookmarkEnd w:id="35"/>
      <w:bookmarkEnd w:id="36"/>
      <w:bookmarkEnd w:id="37"/>
      <w:bookmarkEnd w:id="38"/>
      <w:bookmarkEnd w:id="39"/>
      <w:r w:rsidR="00E23727">
        <w:t xml:space="preserve"> </w:t>
      </w:r>
      <w:r w:rsidR="00E23727">
        <w:br/>
      </w:r>
      <w:r w:rsidR="007827F8">
        <w:rPr>
          <w:b w:val="0"/>
          <w:sz w:val="20"/>
          <w:szCs w:val="20"/>
        </w:rPr>
        <w:t xml:space="preserve">TPC membership </w:t>
      </w:r>
      <w:r w:rsidRPr="00FB0F2B">
        <w:rPr>
          <w:b w:val="0"/>
          <w:sz w:val="20"/>
        </w:rPr>
        <w:t xml:space="preserve">as of </w:t>
      </w:r>
      <w:del w:id="40" w:author="Tariq Magdon-Ismail" w:date="2018-03-05T11:49:00Z">
        <w:r w:rsidR="005D784D" w:rsidDel="0035617F">
          <w:rPr>
            <w:b w:val="0"/>
            <w:sz w:val="20"/>
          </w:rPr>
          <w:delText>April</w:delText>
        </w:r>
        <w:r w:rsidR="005D784D" w:rsidRPr="00FB0F2B" w:rsidDel="0035617F">
          <w:rPr>
            <w:b w:val="0"/>
            <w:sz w:val="20"/>
          </w:rPr>
          <w:delText xml:space="preserve"> </w:delText>
        </w:r>
      </w:del>
      <w:ins w:id="41" w:author="Tariq Magdon-Ismail" w:date="2018-03-05T11:49:00Z">
        <w:r w:rsidR="0035617F">
          <w:rPr>
            <w:b w:val="0"/>
            <w:sz w:val="20"/>
          </w:rPr>
          <w:t>March</w:t>
        </w:r>
        <w:r w:rsidR="0035617F" w:rsidRPr="00FB0F2B">
          <w:rPr>
            <w:b w:val="0"/>
            <w:sz w:val="20"/>
          </w:rPr>
          <w:t xml:space="preserve"> </w:t>
        </w:r>
      </w:ins>
      <w:r w:rsidR="005D784D">
        <w:rPr>
          <w:b w:val="0"/>
          <w:sz w:val="20"/>
        </w:rPr>
        <w:t>201</w:t>
      </w:r>
      <w:ins w:id="42" w:author="Tariq Magdon-Ismail" w:date="2018-03-05T11:49:00Z">
        <w:r w:rsidR="0035617F">
          <w:rPr>
            <w:b w:val="0"/>
            <w:sz w:val="20"/>
          </w:rPr>
          <w:t>8</w:t>
        </w:r>
      </w:ins>
      <w:del w:id="43" w:author="Tariq Magdon-Ismail" w:date="2018-03-05T11:49:00Z">
        <w:r w:rsidR="005D784D" w:rsidDel="0035617F">
          <w:rPr>
            <w:b w:val="0"/>
            <w:sz w:val="20"/>
          </w:rPr>
          <w:delText>7</w:delText>
        </w:r>
      </w:del>
      <w:r w:rsidR="007827F8">
        <w:rPr>
          <w:b w:val="0"/>
          <w:sz w:val="20"/>
          <w:szCs w:val="20"/>
        </w:rPr>
        <w:t>.</w:t>
      </w:r>
    </w:p>
    <w:p w14:paraId="18703112" w14:textId="5247F73C" w:rsidR="007A6F08" w:rsidRDefault="00E23727" w:rsidP="00A64E1B">
      <w:pPr>
        <w:pStyle w:val="Heading2"/>
      </w:pPr>
      <w:bookmarkStart w:id="44" w:name="_Toc465938784"/>
      <w:bookmarkStart w:id="45" w:name="_Toc465939446"/>
      <w:bookmarkStart w:id="46" w:name="_Toc465940237"/>
      <w:bookmarkStart w:id="47" w:name="_Toc465940331"/>
      <w:bookmarkStart w:id="48" w:name="_Toc465940692"/>
      <w:r w:rsidRPr="00ED199C">
        <w:t>Full Members</w:t>
      </w:r>
      <w:bookmarkEnd w:id="44"/>
      <w:bookmarkEnd w:id="45"/>
      <w:bookmarkEnd w:id="46"/>
      <w:bookmarkEnd w:id="47"/>
      <w:bookmarkEnd w:id="48"/>
    </w:p>
    <w:tbl>
      <w:tblPr>
        <w:tblW w:w="0" w:type="auto"/>
        <w:tblCellSpacing w:w="0" w:type="dxa"/>
        <w:tblCellMar>
          <w:left w:w="0" w:type="dxa"/>
          <w:right w:w="0" w:type="dxa"/>
        </w:tblCellMar>
        <w:tblLook w:val="04A0" w:firstRow="1" w:lastRow="0" w:firstColumn="1" w:lastColumn="0" w:noHBand="0" w:noVBand="1"/>
      </w:tblPr>
      <w:tblGrid>
        <w:gridCol w:w="9559"/>
      </w:tblGrid>
      <w:tr w:rsidR="00AC339C" w:rsidRPr="00AC339C" w14:paraId="63E0E6F2" w14:textId="77777777" w:rsidTr="00024F8B">
        <w:trPr>
          <w:tblCellSpacing w:w="0" w:type="dxa"/>
        </w:trPr>
        <w:tc>
          <w:tcPr>
            <w:tcW w:w="0" w:type="auto"/>
            <w:vAlign w:val="center"/>
          </w:tcPr>
          <w:p w14:paraId="20BF3F02" w14:textId="77777777" w:rsidR="00AC339C" w:rsidRPr="00AC339C" w:rsidRDefault="00AC339C" w:rsidP="00ED199C"/>
        </w:tc>
      </w:tr>
      <w:tr w:rsidR="000968FF" w:rsidRPr="00AC339C" w14:paraId="5AB1033C" w14:textId="77777777" w:rsidTr="00024F8B">
        <w:trPr>
          <w:trHeight w:val="6210"/>
          <w:tblCellSpacing w:w="0" w:type="dxa"/>
        </w:trPr>
        <w:tc>
          <w:tcPr>
            <w:tcW w:w="0" w:type="auto"/>
            <w:vAlign w:val="center"/>
          </w:tcPr>
          <w:tbl>
            <w:tblPr>
              <w:tblpPr w:leftFromText="180" w:rightFromText="180" w:vertAnchor="text" w:horzAnchor="page" w:tblpX="102" w:tblpY="-64"/>
              <w:tblOverlap w:val="never"/>
              <w:tblW w:w="0" w:type="auto"/>
              <w:tblCellSpacing w:w="0" w:type="dxa"/>
              <w:tblCellMar>
                <w:left w:w="0" w:type="dxa"/>
                <w:right w:w="0" w:type="dxa"/>
              </w:tblCellMar>
              <w:tblLook w:val="04A0" w:firstRow="1" w:lastRow="0" w:firstColumn="1" w:lastColumn="0" w:noHBand="0" w:noVBand="1"/>
            </w:tblPr>
            <w:tblGrid>
              <w:gridCol w:w="6"/>
            </w:tblGrid>
            <w:tr w:rsidR="00602F79" w:rsidRPr="00536198" w14:paraId="2A8DA15B" w14:textId="77777777" w:rsidTr="00602F79">
              <w:trPr>
                <w:tblCellSpacing w:w="0" w:type="dxa"/>
              </w:trPr>
              <w:tc>
                <w:tcPr>
                  <w:tcW w:w="0" w:type="auto"/>
                  <w:vAlign w:val="center"/>
                  <w:hideMark/>
                </w:tcPr>
                <w:p w14:paraId="756E7BBB" w14:textId="77777777" w:rsidR="00602F79" w:rsidRPr="00536198" w:rsidRDefault="00602F79" w:rsidP="00602F79">
                  <w:pPr>
                    <w:rPr>
                      <w:rFonts w:ascii="Verdana" w:hAnsi="Verdana"/>
                      <w:b/>
                      <w:bCs/>
                      <w:color w:val="CC9900"/>
                      <w:sz w:val="26"/>
                      <w:szCs w:val="26"/>
                    </w:rPr>
                  </w:pPr>
                </w:p>
              </w:tc>
            </w:tr>
          </w:tbl>
          <w:tbl>
            <w:tblPr>
              <w:tblW w:w="0" w:type="auto"/>
              <w:tblCellSpacing w:w="0" w:type="dxa"/>
              <w:tblCellMar>
                <w:left w:w="0" w:type="dxa"/>
                <w:right w:w="0" w:type="dxa"/>
              </w:tblCellMar>
              <w:tblLook w:val="04A0" w:firstRow="1" w:lastRow="0" w:firstColumn="1" w:lastColumn="0" w:noHBand="0" w:noVBand="1"/>
            </w:tblPr>
            <w:tblGrid>
              <w:gridCol w:w="9559"/>
            </w:tblGrid>
            <w:tr w:rsidR="00024F8B" w:rsidRPr="00536198" w14:paraId="057EBA4E" w14:textId="77777777" w:rsidTr="00602F79">
              <w:trPr>
                <w:tblCellSpacing w:w="0" w:type="dxa"/>
              </w:trPr>
              <w:tc>
                <w:tcPr>
                  <w:tcW w:w="0" w:type="auto"/>
                  <w:vAlign w:val="center"/>
                  <w:hideMark/>
                </w:tcPr>
                <w:tbl>
                  <w:tblPr>
                    <w:tblpPr w:leftFromText="180" w:rightFromText="180" w:vertAnchor="text" w:horzAnchor="page" w:tblpX="95" w:tblpY="-276"/>
                    <w:tblOverlap w:val="never"/>
                    <w:tblW w:w="9382" w:type="dxa"/>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000" w:firstRow="0" w:lastRow="0" w:firstColumn="0" w:lastColumn="0" w:noHBand="0" w:noVBand="0"/>
                  </w:tblPr>
                  <w:tblGrid>
                    <w:gridCol w:w="2013"/>
                    <w:gridCol w:w="1933"/>
                    <w:gridCol w:w="1697"/>
                    <w:gridCol w:w="2160"/>
                    <w:gridCol w:w="1740"/>
                  </w:tblGrid>
                  <w:tr w:rsidR="003E223F" w14:paraId="3E3E72AF" w14:textId="77777777" w:rsidTr="00C734A5">
                    <w:trPr>
                      <w:trHeight w:val="750"/>
                      <w:tblCellSpacing w:w="0" w:type="dxa"/>
                    </w:trPr>
                    <w:tc>
                      <w:tcPr>
                        <w:tcW w:w="2013" w:type="dxa"/>
                        <w:tcBorders>
                          <w:top w:val="outset" w:sz="6" w:space="0" w:color="auto"/>
                          <w:left w:val="outset" w:sz="6" w:space="0" w:color="auto"/>
                          <w:bottom w:val="outset" w:sz="6" w:space="0" w:color="auto"/>
                          <w:right w:val="outset" w:sz="6" w:space="0" w:color="auto"/>
                        </w:tcBorders>
                        <w:vAlign w:val="center"/>
                      </w:tcPr>
                      <w:p w14:paraId="79467A7C" w14:textId="77777777" w:rsidR="00C734A5" w:rsidRDefault="00C734A5" w:rsidP="003A6CBD">
                        <w:pPr>
                          <w:jc w:val="center"/>
                          <w:rPr>
                            <w:rFonts w:ascii="Verdana" w:hAnsi="Verdana"/>
                          </w:rPr>
                        </w:pPr>
                        <w:r w:rsidRPr="00024F8B">
                          <w:rPr>
                            <w:rFonts w:ascii="Verdana" w:hAnsi="Verdana"/>
                            <w:noProof/>
                          </w:rPr>
                          <w:drawing>
                            <wp:inline distT="0" distB="0" distL="0" distR="0" wp14:anchorId="1677AF6D" wp14:editId="0891A5AB">
                              <wp:extent cx="956310" cy="394335"/>
                              <wp:effectExtent l="19050" t="0" r="0" b="0"/>
                              <wp:docPr id="14" name="Picture 5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1"/>
                                      <pic:cNvPicPr>
                                        <a:picLocks noChangeAspect="1" noChangeArrowheads="1"/>
                                      </pic:cNvPicPr>
                                    </pic:nvPicPr>
                                    <pic:blipFill>
                                      <a:blip r:embed="rId13" cstate="print"/>
                                      <a:srcRect/>
                                      <a:stretch>
                                        <a:fillRect/>
                                      </a:stretch>
                                    </pic:blipFill>
                                    <pic:spPr bwMode="auto">
                                      <a:xfrm>
                                        <a:off x="0" y="0"/>
                                        <a:ext cx="956310" cy="394335"/>
                                      </a:xfrm>
                                      <a:prstGeom prst="rect">
                                        <a:avLst/>
                                      </a:prstGeom>
                                      <a:noFill/>
                                      <a:ln w="9525">
                                        <a:noFill/>
                                        <a:miter lim="800000"/>
                                        <a:headEnd/>
                                        <a:tailEnd/>
                                      </a:ln>
                                    </pic:spPr>
                                  </pic:pic>
                                </a:graphicData>
                              </a:graphic>
                            </wp:inline>
                          </w:drawing>
                        </w:r>
                      </w:p>
                    </w:tc>
                    <w:tc>
                      <w:tcPr>
                        <w:tcW w:w="1890" w:type="dxa"/>
                        <w:tcBorders>
                          <w:top w:val="outset" w:sz="6" w:space="0" w:color="auto"/>
                          <w:left w:val="outset" w:sz="6" w:space="0" w:color="auto"/>
                          <w:bottom w:val="outset" w:sz="6" w:space="0" w:color="auto"/>
                          <w:right w:val="outset" w:sz="6" w:space="0" w:color="auto"/>
                        </w:tcBorders>
                        <w:vAlign w:val="center"/>
                      </w:tcPr>
                      <w:p w14:paraId="1FD5E17B" w14:textId="77777777" w:rsidR="00C734A5" w:rsidRDefault="00C734A5" w:rsidP="003A6CBD">
                        <w:pPr>
                          <w:jc w:val="center"/>
                          <w:rPr>
                            <w:rFonts w:ascii="Verdana" w:hAnsi="Verdana"/>
                          </w:rPr>
                        </w:pPr>
                        <w:r w:rsidRPr="00024F8B">
                          <w:rPr>
                            <w:rFonts w:ascii="Verdana" w:hAnsi="Verdana"/>
                            <w:noProof/>
                          </w:rPr>
                          <w:drawing>
                            <wp:inline distT="0" distB="0" distL="0" distR="0" wp14:anchorId="568D4605" wp14:editId="04C410CD">
                              <wp:extent cx="1048385" cy="696595"/>
                              <wp:effectExtent l="19050" t="0" r="0" b="0"/>
                              <wp:docPr id="16" name="Picture 2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3"/>
                                      <pic:cNvPicPr>
                                        <a:picLocks noChangeAspect="1" noChangeArrowheads="1"/>
                                      </pic:cNvPicPr>
                                    </pic:nvPicPr>
                                    <pic:blipFill>
                                      <a:blip r:embed="rId14" cstate="print"/>
                                      <a:srcRect/>
                                      <a:stretch>
                                        <a:fillRect/>
                                      </a:stretch>
                                    </pic:blipFill>
                                    <pic:spPr bwMode="auto">
                                      <a:xfrm>
                                        <a:off x="0" y="0"/>
                                        <a:ext cx="1048385" cy="696595"/>
                                      </a:xfrm>
                                      <a:prstGeom prst="rect">
                                        <a:avLst/>
                                      </a:prstGeom>
                                      <a:noFill/>
                                      <a:ln w="9525">
                                        <a:noFill/>
                                        <a:miter lim="800000"/>
                                        <a:headEnd/>
                                        <a:tailEnd/>
                                      </a:ln>
                                    </pic:spPr>
                                  </pic:pic>
                                </a:graphicData>
                              </a:graphic>
                            </wp:inline>
                          </w:drawing>
                        </w:r>
                      </w:p>
                    </w:tc>
                    <w:tc>
                      <w:tcPr>
                        <w:tcW w:w="1933" w:type="dxa"/>
                        <w:tcBorders>
                          <w:top w:val="outset" w:sz="6" w:space="0" w:color="auto"/>
                          <w:left w:val="outset" w:sz="6" w:space="0" w:color="auto"/>
                          <w:bottom w:val="outset" w:sz="6" w:space="0" w:color="auto"/>
                          <w:right w:val="outset" w:sz="6" w:space="0" w:color="auto"/>
                        </w:tcBorders>
                        <w:vAlign w:val="center"/>
                      </w:tcPr>
                      <w:p w14:paraId="6B37FE07" w14:textId="3318BC32" w:rsidR="00C734A5" w:rsidRDefault="003A52D2" w:rsidP="003A6CBD">
                        <w:pPr>
                          <w:jc w:val="center"/>
                          <w:rPr>
                            <w:rFonts w:ascii="Verdana" w:hAnsi="Verdana"/>
                          </w:rPr>
                        </w:pPr>
                        <w:r w:rsidRPr="00024F8B">
                          <w:rPr>
                            <w:rFonts w:ascii="Verdana" w:hAnsi="Verdana"/>
                            <w:noProof/>
                          </w:rPr>
                          <w:drawing>
                            <wp:inline distT="0" distB="0" distL="0" distR="0" wp14:anchorId="108F7B4B" wp14:editId="6B79A185">
                              <wp:extent cx="729615" cy="729615"/>
                              <wp:effectExtent l="19050" t="0" r="0" b="0"/>
                              <wp:docPr id="9" name="Picture 5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5"/>
                                      <pic:cNvPicPr>
                                        <a:picLocks noChangeAspect="1" noChangeArrowheads="1"/>
                                      </pic:cNvPicPr>
                                    </pic:nvPicPr>
                                    <pic:blipFill>
                                      <a:blip r:embed="rId15" cstate="print"/>
                                      <a:srcRect/>
                                      <a:stretch>
                                        <a:fillRect/>
                                      </a:stretch>
                                    </pic:blipFill>
                                    <pic:spPr bwMode="auto">
                                      <a:xfrm>
                                        <a:off x="0" y="0"/>
                                        <a:ext cx="729615" cy="729615"/>
                                      </a:xfrm>
                                      <a:prstGeom prst="rect">
                                        <a:avLst/>
                                      </a:prstGeom>
                                      <a:noFill/>
                                      <a:ln w="9525">
                                        <a:noFill/>
                                        <a:miter lim="800000"/>
                                        <a:headEnd/>
                                        <a:tailEnd/>
                                      </a:ln>
                                    </pic:spPr>
                                  </pic:pic>
                                </a:graphicData>
                              </a:graphic>
                            </wp:inline>
                          </w:drawing>
                        </w:r>
                      </w:p>
                    </w:tc>
                    <w:tc>
                      <w:tcPr>
                        <w:tcW w:w="1890" w:type="dxa"/>
                        <w:tcBorders>
                          <w:top w:val="outset" w:sz="6" w:space="0" w:color="auto"/>
                          <w:left w:val="outset" w:sz="6" w:space="0" w:color="auto"/>
                          <w:bottom w:val="outset" w:sz="6" w:space="0" w:color="auto"/>
                          <w:right w:val="outset" w:sz="6" w:space="0" w:color="auto"/>
                        </w:tcBorders>
                        <w:vAlign w:val="center"/>
                      </w:tcPr>
                      <w:p w14:paraId="5E194448" w14:textId="68A0A798" w:rsidR="00C734A5" w:rsidRPr="00B84E46" w:rsidRDefault="003A52D2" w:rsidP="003A6CBD">
                        <w:pPr>
                          <w:jc w:val="center"/>
                          <w:rPr>
                            <w:rFonts w:ascii="Verdana" w:hAnsi="Verdana"/>
                          </w:rPr>
                        </w:pPr>
                        <w:r w:rsidRPr="003A52D2">
                          <w:rPr>
                            <w:rFonts w:ascii="Verdana" w:hAnsi="Verdana"/>
                            <w:noProof/>
                          </w:rPr>
                          <w:drawing>
                            <wp:inline distT="0" distB="0" distL="0" distR="0" wp14:anchorId="1F25A603" wp14:editId="22E036B9">
                              <wp:extent cx="1286767" cy="570653"/>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99411" cy="576260"/>
                                      </a:xfrm>
                                      <a:prstGeom prst="rect">
                                        <a:avLst/>
                                      </a:prstGeom>
                                    </pic:spPr>
                                  </pic:pic>
                                </a:graphicData>
                              </a:graphic>
                            </wp:inline>
                          </w:drawing>
                        </w:r>
                      </w:p>
                    </w:tc>
                    <w:tc>
                      <w:tcPr>
                        <w:tcW w:w="1656" w:type="dxa"/>
                        <w:tcBorders>
                          <w:top w:val="outset" w:sz="6" w:space="0" w:color="auto"/>
                          <w:left w:val="outset" w:sz="6" w:space="0" w:color="auto"/>
                          <w:bottom w:val="outset" w:sz="6" w:space="0" w:color="auto"/>
                          <w:right w:val="inset" w:sz="6" w:space="0" w:color="auto"/>
                        </w:tcBorders>
                        <w:vAlign w:val="center"/>
                      </w:tcPr>
                      <w:p w14:paraId="0A5D742C" w14:textId="55B0954A" w:rsidR="00C734A5" w:rsidRDefault="00C734A5" w:rsidP="003A6CBD">
                        <w:pPr>
                          <w:jc w:val="center"/>
                          <w:rPr>
                            <w:rFonts w:ascii="Verdana" w:hAnsi="Verdana"/>
                          </w:rPr>
                        </w:pPr>
                        <w:r w:rsidRPr="00024F8B">
                          <w:rPr>
                            <w:rFonts w:ascii="Verdana" w:hAnsi="Verdana"/>
                            <w:noProof/>
                          </w:rPr>
                          <w:drawing>
                            <wp:inline distT="0" distB="0" distL="0" distR="0" wp14:anchorId="07A8B804" wp14:editId="725C28F2">
                              <wp:extent cx="637540" cy="360680"/>
                              <wp:effectExtent l="19050" t="0" r="0" b="0"/>
                              <wp:docPr id="25" name="Picture 3" descr="Description: Fujit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Fujitsu"/>
                                      <pic:cNvPicPr>
                                        <a:picLocks noChangeAspect="1" noChangeArrowheads="1"/>
                                      </pic:cNvPicPr>
                                    </pic:nvPicPr>
                                    <pic:blipFill>
                                      <a:blip r:embed="rId17" cstate="print"/>
                                      <a:srcRect t="-2" b="-4131"/>
                                      <a:stretch>
                                        <a:fillRect/>
                                      </a:stretch>
                                    </pic:blipFill>
                                    <pic:spPr bwMode="auto">
                                      <a:xfrm>
                                        <a:off x="0" y="0"/>
                                        <a:ext cx="637540" cy="360680"/>
                                      </a:xfrm>
                                      <a:prstGeom prst="rect">
                                        <a:avLst/>
                                      </a:prstGeom>
                                      <a:noFill/>
                                      <a:ln w="9525">
                                        <a:noFill/>
                                        <a:miter lim="800000"/>
                                        <a:headEnd/>
                                        <a:tailEnd/>
                                      </a:ln>
                                    </pic:spPr>
                                  </pic:pic>
                                </a:graphicData>
                              </a:graphic>
                            </wp:inline>
                          </w:drawing>
                        </w:r>
                      </w:p>
                    </w:tc>
                  </w:tr>
                  <w:tr w:rsidR="003E223F" w14:paraId="1746116A" w14:textId="77777777" w:rsidTr="00C734A5">
                    <w:trPr>
                      <w:trHeight w:val="750"/>
                      <w:tblCellSpacing w:w="0" w:type="dxa"/>
                    </w:trPr>
                    <w:tc>
                      <w:tcPr>
                        <w:tcW w:w="2013" w:type="dxa"/>
                        <w:tcBorders>
                          <w:top w:val="outset" w:sz="6" w:space="0" w:color="auto"/>
                          <w:left w:val="outset" w:sz="6" w:space="0" w:color="auto"/>
                          <w:bottom w:val="outset" w:sz="6" w:space="0" w:color="auto"/>
                          <w:right w:val="outset" w:sz="6" w:space="0" w:color="auto"/>
                        </w:tcBorders>
                        <w:vAlign w:val="center"/>
                      </w:tcPr>
                      <w:p w14:paraId="7CC26DFA" w14:textId="77777777" w:rsidR="00C734A5" w:rsidRDefault="00C734A5" w:rsidP="003A6CBD">
                        <w:pPr>
                          <w:jc w:val="center"/>
                          <w:rPr>
                            <w:rFonts w:ascii="Verdana" w:hAnsi="Verdana"/>
                          </w:rPr>
                        </w:pPr>
                        <w:r>
                          <w:rPr>
                            <w:noProof/>
                          </w:rPr>
                          <w:drawing>
                            <wp:inline distT="0" distB="0" distL="0" distR="0" wp14:anchorId="447AE62D" wp14:editId="39DD1B66">
                              <wp:extent cx="1183005" cy="494665"/>
                              <wp:effectExtent l="19050" t="0" r="0" b="0"/>
                              <wp:docPr id="27" name="Picture 27" descr="HPE-new-logo-send-T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PE-new-logo-send-TPC"/>
                                      <pic:cNvPicPr>
                                        <a:picLocks noChangeAspect="1" noChangeArrowheads="1"/>
                                      </pic:cNvPicPr>
                                    </pic:nvPicPr>
                                    <pic:blipFill>
                                      <a:blip r:embed="rId18" cstate="print"/>
                                      <a:srcRect/>
                                      <a:stretch>
                                        <a:fillRect/>
                                      </a:stretch>
                                    </pic:blipFill>
                                    <pic:spPr bwMode="auto">
                                      <a:xfrm>
                                        <a:off x="0" y="0"/>
                                        <a:ext cx="1183005" cy="494665"/>
                                      </a:xfrm>
                                      <a:prstGeom prst="rect">
                                        <a:avLst/>
                                      </a:prstGeom>
                                      <a:noFill/>
                                      <a:ln w="9525">
                                        <a:noFill/>
                                        <a:miter lim="800000"/>
                                        <a:headEnd/>
                                        <a:tailEnd/>
                                      </a:ln>
                                    </pic:spPr>
                                  </pic:pic>
                                </a:graphicData>
                              </a:graphic>
                            </wp:inline>
                          </w:drawing>
                        </w:r>
                      </w:p>
                    </w:tc>
                    <w:tc>
                      <w:tcPr>
                        <w:tcW w:w="1890" w:type="dxa"/>
                        <w:tcBorders>
                          <w:top w:val="outset" w:sz="6" w:space="0" w:color="auto"/>
                          <w:left w:val="outset" w:sz="6" w:space="0" w:color="auto"/>
                          <w:bottom w:val="outset" w:sz="6" w:space="0" w:color="auto"/>
                          <w:right w:val="outset" w:sz="6" w:space="0" w:color="auto"/>
                        </w:tcBorders>
                        <w:vAlign w:val="center"/>
                      </w:tcPr>
                      <w:p w14:paraId="4A01F7D2" w14:textId="77777777" w:rsidR="00C734A5" w:rsidRDefault="00C734A5" w:rsidP="003A6CBD">
                        <w:pPr>
                          <w:jc w:val="center"/>
                          <w:rPr>
                            <w:rFonts w:ascii="Verdana" w:hAnsi="Verdana"/>
                          </w:rPr>
                        </w:pPr>
                        <w:r w:rsidRPr="00024F8B">
                          <w:rPr>
                            <w:rFonts w:ascii="Verdana" w:hAnsi="Verdana"/>
                            <w:noProof/>
                          </w:rPr>
                          <w:drawing>
                            <wp:inline distT="0" distB="0" distL="0" distR="0" wp14:anchorId="7270E3BB" wp14:editId="6FDD684E">
                              <wp:extent cx="914400" cy="386080"/>
                              <wp:effectExtent l="19050" t="0" r="0" b="0"/>
                              <wp:docPr id="28" name="Picture 102" descr="Description: Hita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cription: Hitachi"/>
                                      <pic:cNvPicPr>
                                        <a:picLocks noChangeAspect="1" noChangeArrowheads="1"/>
                                      </pic:cNvPicPr>
                                    </pic:nvPicPr>
                                    <pic:blipFill>
                                      <a:blip r:embed="rId19" cstate="print"/>
                                      <a:srcRect b="-88879"/>
                                      <a:stretch>
                                        <a:fillRect/>
                                      </a:stretch>
                                    </pic:blipFill>
                                    <pic:spPr bwMode="auto">
                                      <a:xfrm>
                                        <a:off x="0" y="0"/>
                                        <a:ext cx="914400" cy="386080"/>
                                      </a:xfrm>
                                      <a:prstGeom prst="rect">
                                        <a:avLst/>
                                      </a:prstGeom>
                                      <a:noFill/>
                                      <a:ln w="9525">
                                        <a:noFill/>
                                        <a:miter lim="800000"/>
                                        <a:headEnd/>
                                        <a:tailEnd/>
                                      </a:ln>
                                    </pic:spPr>
                                  </pic:pic>
                                </a:graphicData>
                              </a:graphic>
                            </wp:inline>
                          </w:drawing>
                        </w:r>
                      </w:p>
                    </w:tc>
                    <w:tc>
                      <w:tcPr>
                        <w:tcW w:w="1933" w:type="dxa"/>
                        <w:tcBorders>
                          <w:top w:val="outset" w:sz="6" w:space="0" w:color="auto"/>
                          <w:left w:val="outset" w:sz="6" w:space="0" w:color="auto"/>
                          <w:bottom w:val="outset" w:sz="6" w:space="0" w:color="auto"/>
                          <w:right w:val="outset" w:sz="6" w:space="0" w:color="auto"/>
                        </w:tcBorders>
                        <w:vAlign w:val="center"/>
                      </w:tcPr>
                      <w:p w14:paraId="488D11A0" w14:textId="77777777" w:rsidR="00C734A5" w:rsidRDefault="00C734A5" w:rsidP="003A6CBD">
                        <w:pPr>
                          <w:jc w:val="center"/>
                          <w:rPr>
                            <w:rFonts w:ascii="Verdana" w:hAnsi="Verdana"/>
                          </w:rPr>
                        </w:pPr>
                        <w:r w:rsidRPr="00024F8B">
                          <w:rPr>
                            <w:rFonts w:ascii="Verdana" w:hAnsi="Verdana"/>
                            <w:noProof/>
                          </w:rPr>
                          <w:drawing>
                            <wp:inline distT="0" distB="0" distL="0" distR="0" wp14:anchorId="1BF75D6B" wp14:editId="7BC786B1">
                              <wp:extent cx="545465" cy="545465"/>
                              <wp:effectExtent l="19050" t="0" r="6985" b="0"/>
                              <wp:docPr id="29" name="Picture 6" descr="huaw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uawei"/>
                                      <pic:cNvPicPr>
                                        <a:picLocks noChangeAspect="1" noChangeArrowheads="1"/>
                                      </pic:cNvPicPr>
                                    </pic:nvPicPr>
                                    <pic:blipFill>
                                      <a:blip r:embed="rId20" cstate="print"/>
                                      <a:srcRect/>
                                      <a:stretch>
                                        <a:fillRect/>
                                      </a:stretch>
                                    </pic:blipFill>
                                    <pic:spPr bwMode="auto">
                                      <a:xfrm>
                                        <a:off x="0" y="0"/>
                                        <a:ext cx="545465" cy="545465"/>
                                      </a:xfrm>
                                      <a:prstGeom prst="rect">
                                        <a:avLst/>
                                      </a:prstGeom>
                                      <a:noFill/>
                                      <a:ln w="9525">
                                        <a:noFill/>
                                        <a:miter lim="800000"/>
                                        <a:headEnd/>
                                        <a:tailEnd/>
                                      </a:ln>
                                    </pic:spPr>
                                  </pic:pic>
                                </a:graphicData>
                              </a:graphic>
                            </wp:inline>
                          </w:drawing>
                        </w:r>
                      </w:p>
                    </w:tc>
                    <w:tc>
                      <w:tcPr>
                        <w:tcW w:w="1890" w:type="dxa"/>
                        <w:tcBorders>
                          <w:top w:val="outset" w:sz="6" w:space="0" w:color="auto"/>
                          <w:left w:val="outset" w:sz="6" w:space="0" w:color="auto"/>
                          <w:bottom w:val="outset" w:sz="6" w:space="0" w:color="auto"/>
                          <w:right w:val="outset" w:sz="6" w:space="0" w:color="auto"/>
                        </w:tcBorders>
                        <w:vAlign w:val="center"/>
                      </w:tcPr>
                      <w:p w14:paraId="66E9F4E6" w14:textId="77777777" w:rsidR="00C734A5" w:rsidRDefault="00C734A5" w:rsidP="003A6CBD">
                        <w:pPr>
                          <w:jc w:val="center"/>
                          <w:rPr>
                            <w:rFonts w:ascii="Verdana" w:hAnsi="Verdana"/>
                          </w:rPr>
                        </w:pPr>
                        <w:r w:rsidRPr="00024F8B">
                          <w:rPr>
                            <w:rFonts w:ascii="Verdana" w:hAnsi="Verdana"/>
                            <w:noProof/>
                          </w:rPr>
                          <w:drawing>
                            <wp:inline distT="0" distB="0" distL="0" distR="0" wp14:anchorId="308736AD" wp14:editId="4E4966C9">
                              <wp:extent cx="704850" cy="377190"/>
                              <wp:effectExtent l="19050" t="0" r="0" b="0"/>
                              <wp:docPr id="31" name="Picture 7" descr="Description: 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IBM"/>
                                      <pic:cNvPicPr>
                                        <a:picLocks noChangeAspect="1" noChangeArrowheads="1"/>
                                      </pic:cNvPicPr>
                                    </pic:nvPicPr>
                                    <pic:blipFill>
                                      <a:blip r:embed="rId21" cstate="print"/>
                                      <a:srcRect b="-17796"/>
                                      <a:stretch>
                                        <a:fillRect/>
                                      </a:stretch>
                                    </pic:blipFill>
                                    <pic:spPr bwMode="auto">
                                      <a:xfrm>
                                        <a:off x="0" y="0"/>
                                        <a:ext cx="704850" cy="377190"/>
                                      </a:xfrm>
                                      <a:prstGeom prst="rect">
                                        <a:avLst/>
                                      </a:prstGeom>
                                      <a:noFill/>
                                      <a:ln w="9525">
                                        <a:noFill/>
                                        <a:miter lim="800000"/>
                                        <a:headEnd/>
                                        <a:tailEnd/>
                                      </a:ln>
                                    </pic:spPr>
                                  </pic:pic>
                                </a:graphicData>
                              </a:graphic>
                            </wp:inline>
                          </w:drawing>
                        </w:r>
                      </w:p>
                    </w:tc>
                    <w:tc>
                      <w:tcPr>
                        <w:tcW w:w="1656" w:type="dxa"/>
                        <w:tcBorders>
                          <w:top w:val="outset" w:sz="6" w:space="0" w:color="auto"/>
                          <w:left w:val="outset" w:sz="6" w:space="0" w:color="auto"/>
                          <w:bottom w:val="outset" w:sz="6" w:space="0" w:color="auto"/>
                          <w:right w:val="inset" w:sz="6" w:space="0" w:color="auto"/>
                        </w:tcBorders>
                        <w:vAlign w:val="center"/>
                      </w:tcPr>
                      <w:p w14:paraId="38650A39" w14:textId="77777777" w:rsidR="00C734A5" w:rsidRDefault="00C734A5" w:rsidP="003A6CBD">
                        <w:pPr>
                          <w:jc w:val="center"/>
                          <w:rPr>
                            <w:rFonts w:ascii="Verdana" w:hAnsi="Verdana"/>
                          </w:rPr>
                        </w:pPr>
                        <w:r w:rsidRPr="00024F8B">
                          <w:rPr>
                            <w:rFonts w:ascii="Verdana" w:hAnsi="Verdana"/>
                            <w:noProof/>
                          </w:rPr>
                          <w:drawing>
                            <wp:inline distT="0" distB="0" distL="0" distR="0" wp14:anchorId="70F901FC" wp14:editId="1BCE2001">
                              <wp:extent cx="956310" cy="327025"/>
                              <wp:effectExtent l="19050" t="0" r="0" b="0"/>
                              <wp:docPr id="32" name="Picture 5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4"/>
                                      <pic:cNvPicPr>
                                        <a:picLocks noChangeAspect="1" noChangeArrowheads="1"/>
                                      </pic:cNvPicPr>
                                    </pic:nvPicPr>
                                    <pic:blipFill>
                                      <a:blip r:embed="rId22" cstate="print"/>
                                      <a:srcRect/>
                                      <a:stretch>
                                        <a:fillRect/>
                                      </a:stretch>
                                    </pic:blipFill>
                                    <pic:spPr bwMode="auto">
                                      <a:xfrm>
                                        <a:off x="0" y="0"/>
                                        <a:ext cx="956310" cy="327025"/>
                                      </a:xfrm>
                                      <a:prstGeom prst="rect">
                                        <a:avLst/>
                                      </a:prstGeom>
                                      <a:noFill/>
                                      <a:ln w="9525">
                                        <a:noFill/>
                                        <a:miter lim="800000"/>
                                        <a:headEnd/>
                                        <a:tailEnd/>
                                      </a:ln>
                                    </pic:spPr>
                                  </pic:pic>
                                </a:graphicData>
                              </a:graphic>
                            </wp:inline>
                          </w:drawing>
                        </w:r>
                      </w:p>
                    </w:tc>
                  </w:tr>
                  <w:tr w:rsidR="003E223F" w14:paraId="0B10E2B9" w14:textId="77777777" w:rsidTr="00C734A5">
                    <w:trPr>
                      <w:trHeight w:val="750"/>
                      <w:tblCellSpacing w:w="0" w:type="dxa"/>
                    </w:trPr>
                    <w:tc>
                      <w:tcPr>
                        <w:tcW w:w="2013" w:type="dxa"/>
                        <w:tcBorders>
                          <w:top w:val="outset" w:sz="6" w:space="0" w:color="auto"/>
                          <w:left w:val="outset" w:sz="6" w:space="0" w:color="auto"/>
                          <w:bottom w:val="outset" w:sz="6" w:space="0" w:color="auto"/>
                          <w:right w:val="outset" w:sz="6" w:space="0" w:color="auto"/>
                        </w:tcBorders>
                        <w:vAlign w:val="center"/>
                      </w:tcPr>
                      <w:p w14:paraId="7616C7C7" w14:textId="77777777" w:rsidR="00C734A5" w:rsidRDefault="00C734A5" w:rsidP="003A6CBD">
                        <w:pPr>
                          <w:jc w:val="center"/>
                          <w:rPr>
                            <w:rFonts w:ascii="Verdana" w:hAnsi="Verdana"/>
                          </w:rPr>
                        </w:pPr>
                        <w:r w:rsidRPr="00024F8B">
                          <w:rPr>
                            <w:rFonts w:ascii="Verdana" w:hAnsi="Verdana"/>
                            <w:noProof/>
                          </w:rPr>
                          <w:drawing>
                            <wp:inline distT="0" distB="0" distL="0" distR="0" wp14:anchorId="4DAE78CA" wp14:editId="395CC097">
                              <wp:extent cx="729615" cy="537210"/>
                              <wp:effectExtent l="19050" t="0" r="0" b="0"/>
                              <wp:docPr id="33" name="Picture 9" descr="Description: In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Intel"/>
                                      <pic:cNvPicPr>
                                        <a:picLocks noChangeAspect="1" noChangeArrowheads="1"/>
                                      </pic:cNvPicPr>
                                    </pic:nvPicPr>
                                    <pic:blipFill>
                                      <a:blip r:embed="rId23" cstate="print"/>
                                      <a:srcRect t="7733" b="-8936"/>
                                      <a:stretch>
                                        <a:fillRect/>
                                      </a:stretch>
                                    </pic:blipFill>
                                    <pic:spPr bwMode="auto">
                                      <a:xfrm>
                                        <a:off x="0" y="0"/>
                                        <a:ext cx="729615" cy="537210"/>
                                      </a:xfrm>
                                      <a:prstGeom prst="rect">
                                        <a:avLst/>
                                      </a:prstGeom>
                                      <a:noFill/>
                                      <a:ln w="9525">
                                        <a:noFill/>
                                        <a:miter lim="800000"/>
                                        <a:headEnd/>
                                        <a:tailEnd/>
                                      </a:ln>
                                    </pic:spPr>
                                  </pic:pic>
                                </a:graphicData>
                              </a:graphic>
                            </wp:inline>
                          </w:drawing>
                        </w:r>
                      </w:p>
                    </w:tc>
                    <w:tc>
                      <w:tcPr>
                        <w:tcW w:w="1890" w:type="dxa"/>
                        <w:tcBorders>
                          <w:top w:val="outset" w:sz="6" w:space="0" w:color="auto"/>
                          <w:left w:val="outset" w:sz="6" w:space="0" w:color="auto"/>
                          <w:bottom w:val="outset" w:sz="6" w:space="0" w:color="auto"/>
                          <w:right w:val="outset" w:sz="6" w:space="0" w:color="auto"/>
                        </w:tcBorders>
                        <w:vAlign w:val="center"/>
                      </w:tcPr>
                      <w:p w14:paraId="62FB06F1" w14:textId="6179E358" w:rsidR="00C734A5" w:rsidRDefault="003A52D2" w:rsidP="003A6CBD">
                        <w:pPr>
                          <w:jc w:val="center"/>
                          <w:rPr>
                            <w:rFonts w:ascii="Verdana" w:hAnsi="Verdana"/>
                          </w:rPr>
                        </w:pPr>
                        <w:r w:rsidRPr="003A52D2">
                          <w:rPr>
                            <w:rFonts w:ascii="Verdana" w:hAnsi="Verdana"/>
                            <w:noProof/>
                            <w:color w:val="336699"/>
                            <w:sz w:val="18"/>
                            <w:szCs w:val="18"/>
                          </w:rPr>
                          <w:drawing>
                            <wp:inline distT="0" distB="0" distL="0" distR="0" wp14:anchorId="3901D2F9" wp14:editId="7AFCE0DF">
                              <wp:extent cx="951442" cy="396434"/>
                              <wp:effectExtent l="0" t="0" r="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84180" cy="410075"/>
                                      </a:xfrm>
                                      <a:prstGeom prst="rect">
                                        <a:avLst/>
                                      </a:prstGeom>
                                    </pic:spPr>
                                  </pic:pic>
                                </a:graphicData>
                              </a:graphic>
                            </wp:inline>
                          </w:drawing>
                        </w:r>
                      </w:p>
                    </w:tc>
                    <w:tc>
                      <w:tcPr>
                        <w:tcW w:w="1933" w:type="dxa"/>
                        <w:tcBorders>
                          <w:top w:val="outset" w:sz="6" w:space="0" w:color="auto"/>
                          <w:left w:val="outset" w:sz="6" w:space="0" w:color="auto"/>
                          <w:bottom w:val="outset" w:sz="6" w:space="0" w:color="auto"/>
                          <w:right w:val="outset" w:sz="6" w:space="0" w:color="auto"/>
                        </w:tcBorders>
                        <w:vAlign w:val="center"/>
                      </w:tcPr>
                      <w:p w14:paraId="534629E2" w14:textId="32742543" w:rsidR="00C734A5" w:rsidRDefault="003A52D2" w:rsidP="003A6CBD">
                        <w:pPr>
                          <w:jc w:val="center"/>
                          <w:rPr>
                            <w:rFonts w:ascii="Verdana" w:hAnsi="Verdana"/>
                          </w:rPr>
                        </w:pPr>
                        <w:r w:rsidRPr="00024F8B">
                          <w:rPr>
                            <w:rFonts w:ascii="Verdana" w:hAnsi="Verdana"/>
                            <w:noProof/>
                          </w:rPr>
                          <w:drawing>
                            <wp:inline distT="0" distB="0" distL="0" distR="0" wp14:anchorId="4F978E67" wp14:editId="1C0D0657">
                              <wp:extent cx="1001395" cy="214047"/>
                              <wp:effectExtent l="0" t="0" r="0" b="0"/>
                              <wp:docPr id="21" name="Picture 5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8"/>
                                      <pic:cNvPicPr>
                                        <a:picLocks noChangeAspect="1" noChangeArrowheads="1"/>
                                      </pic:cNvPicPr>
                                    </pic:nvPicPr>
                                    <pic:blipFill>
                                      <a:blip r:embed="rId25" cstate="print"/>
                                      <a:srcRect/>
                                      <a:stretch>
                                        <a:fillRect/>
                                      </a:stretch>
                                    </pic:blipFill>
                                    <pic:spPr bwMode="auto">
                                      <a:xfrm>
                                        <a:off x="0" y="0"/>
                                        <a:ext cx="1049262" cy="224278"/>
                                      </a:xfrm>
                                      <a:prstGeom prst="rect">
                                        <a:avLst/>
                                      </a:prstGeom>
                                      <a:noFill/>
                                      <a:ln w="9525">
                                        <a:noFill/>
                                        <a:miter lim="800000"/>
                                        <a:headEnd/>
                                        <a:tailEnd/>
                                      </a:ln>
                                    </pic:spPr>
                                  </pic:pic>
                                </a:graphicData>
                              </a:graphic>
                            </wp:inline>
                          </w:drawing>
                        </w:r>
                      </w:p>
                    </w:tc>
                    <w:tc>
                      <w:tcPr>
                        <w:tcW w:w="1890" w:type="dxa"/>
                        <w:tcBorders>
                          <w:top w:val="outset" w:sz="6" w:space="0" w:color="auto"/>
                          <w:left w:val="outset" w:sz="6" w:space="0" w:color="auto"/>
                          <w:bottom w:val="outset" w:sz="6" w:space="0" w:color="auto"/>
                          <w:right w:val="outset" w:sz="6" w:space="0" w:color="auto"/>
                        </w:tcBorders>
                        <w:vAlign w:val="center"/>
                      </w:tcPr>
                      <w:p w14:paraId="45C1B73E" w14:textId="4C364DFD" w:rsidR="00C734A5" w:rsidRDefault="0035617F" w:rsidP="003A6CBD">
                        <w:pPr>
                          <w:jc w:val="center"/>
                          <w:rPr>
                            <w:rFonts w:ascii="Verdana" w:hAnsi="Verdana"/>
                          </w:rPr>
                        </w:pPr>
                        <w:ins w:id="49" w:author="Tariq Magdon-Ismail" w:date="2018-03-05T11:51:00Z">
                          <w:r>
                            <w:rPr>
                              <w:rFonts w:ascii="Helvetica" w:hAnsi="Helvetica" w:cs="Helvetica"/>
                              <w:noProof/>
                            </w:rPr>
                            <w:drawing>
                              <wp:inline distT="0" distB="0" distL="0" distR="0" wp14:anchorId="5A5AC4EA" wp14:editId="16ABD8B7">
                                <wp:extent cx="774700" cy="317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1" t="32258" r="1613" b="27420"/>
                                        <a:stretch/>
                                      </pic:blipFill>
                                      <pic:spPr bwMode="auto">
                                        <a:xfrm>
                                          <a:off x="0" y="0"/>
                                          <a:ext cx="774700" cy="317500"/>
                                        </a:xfrm>
                                        <a:prstGeom prst="rect">
                                          <a:avLst/>
                                        </a:prstGeom>
                                        <a:noFill/>
                                        <a:ln>
                                          <a:noFill/>
                                        </a:ln>
                                        <a:extLst>
                                          <a:ext uri="{53640926-AAD7-44D8-BBD7-CCE9431645EC}">
                                            <a14:shadowObscured xmlns:a14="http://schemas.microsoft.com/office/drawing/2010/main"/>
                                          </a:ext>
                                        </a:extLst>
                                      </pic:spPr>
                                    </pic:pic>
                                  </a:graphicData>
                                </a:graphic>
                              </wp:inline>
                            </w:drawing>
                          </w:r>
                        </w:ins>
                        <w:del w:id="50" w:author="Tariq Magdon-Ismail" w:date="2018-03-05T11:50:00Z">
                          <w:r w:rsidR="003A52D2" w:rsidRPr="00024F8B" w:rsidDel="0035617F">
                            <w:rPr>
                              <w:rFonts w:ascii="Verdana" w:hAnsi="Verdana"/>
                              <w:noProof/>
                            </w:rPr>
                            <w:drawing>
                              <wp:inline distT="0" distB="0" distL="0" distR="0" wp14:anchorId="10FA4471" wp14:editId="6C20510E">
                                <wp:extent cx="914400" cy="217805"/>
                                <wp:effectExtent l="19050" t="0" r="0" b="0"/>
                                <wp:docPr id="46" name="Picture 14" descr="Description: Ora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Oracle"/>
                                        <pic:cNvPicPr>
                                          <a:picLocks noChangeAspect="1" noChangeArrowheads="1"/>
                                        </pic:cNvPicPr>
                                      </pic:nvPicPr>
                                      <pic:blipFill>
                                        <a:blip r:embed="rId27" cstate="print"/>
                                        <a:srcRect/>
                                        <a:stretch>
                                          <a:fillRect/>
                                        </a:stretch>
                                      </pic:blipFill>
                                      <pic:spPr bwMode="auto">
                                        <a:xfrm>
                                          <a:off x="0" y="0"/>
                                          <a:ext cx="914400" cy="217805"/>
                                        </a:xfrm>
                                        <a:prstGeom prst="rect">
                                          <a:avLst/>
                                        </a:prstGeom>
                                        <a:noFill/>
                                        <a:ln w="9525">
                                          <a:noFill/>
                                          <a:miter lim="800000"/>
                                          <a:headEnd/>
                                          <a:tailEnd/>
                                        </a:ln>
                                      </pic:spPr>
                                    </pic:pic>
                                  </a:graphicData>
                                </a:graphic>
                              </wp:inline>
                            </w:drawing>
                          </w:r>
                        </w:del>
                      </w:p>
                    </w:tc>
                    <w:tc>
                      <w:tcPr>
                        <w:tcW w:w="1656" w:type="dxa"/>
                        <w:tcBorders>
                          <w:top w:val="outset" w:sz="6" w:space="0" w:color="auto"/>
                          <w:left w:val="outset" w:sz="6" w:space="0" w:color="auto"/>
                          <w:bottom w:val="outset" w:sz="6" w:space="0" w:color="auto"/>
                          <w:right w:val="inset" w:sz="6" w:space="0" w:color="auto"/>
                        </w:tcBorders>
                        <w:vAlign w:val="center"/>
                      </w:tcPr>
                      <w:p w14:paraId="339F8DD5" w14:textId="164295CC" w:rsidR="00C734A5" w:rsidRPr="00495685" w:rsidRDefault="0035617F" w:rsidP="003A6CBD">
                        <w:pPr>
                          <w:jc w:val="center"/>
                          <w:rPr>
                            <w:rFonts w:ascii="Verdana" w:hAnsi="Verdana"/>
                            <w:noProof/>
                            <w:color w:val="336699"/>
                            <w:sz w:val="18"/>
                            <w:szCs w:val="18"/>
                          </w:rPr>
                        </w:pPr>
                        <w:ins w:id="51" w:author="Tariq Magdon-Ismail" w:date="2018-03-05T11:50:00Z">
                          <w:r w:rsidRPr="00024F8B">
                            <w:rPr>
                              <w:rFonts w:ascii="Verdana" w:hAnsi="Verdana"/>
                              <w:noProof/>
                            </w:rPr>
                            <w:drawing>
                              <wp:inline distT="0" distB="0" distL="0" distR="0" wp14:anchorId="13797892" wp14:editId="36133B20">
                                <wp:extent cx="914400" cy="217805"/>
                                <wp:effectExtent l="19050" t="0" r="0" b="0"/>
                                <wp:docPr id="42" name="Picture 14" descr="Description: Ora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Oracle"/>
                                        <pic:cNvPicPr>
                                          <a:picLocks noChangeAspect="1" noChangeArrowheads="1"/>
                                        </pic:cNvPicPr>
                                      </pic:nvPicPr>
                                      <pic:blipFill>
                                        <a:blip r:embed="rId27" cstate="print"/>
                                        <a:srcRect/>
                                        <a:stretch>
                                          <a:fillRect/>
                                        </a:stretch>
                                      </pic:blipFill>
                                      <pic:spPr bwMode="auto">
                                        <a:xfrm>
                                          <a:off x="0" y="0"/>
                                          <a:ext cx="914400" cy="217805"/>
                                        </a:xfrm>
                                        <a:prstGeom prst="rect">
                                          <a:avLst/>
                                        </a:prstGeom>
                                        <a:noFill/>
                                        <a:ln w="9525">
                                          <a:noFill/>
                                          <a:miter lim="800000"/>
                                          <a:headEnd/>
                                          <a:tailEnd/>
                                        </a:ln>
                                      </pic:spPr>
                                    </pic:pic>
                                  </a:graphicData>
                                </a:graphic>
                              </wp:inline>
                            </w:drawing>
                          </w:r>
                        </w:ins>
                        <w:del w:id="52" w:author="Tariq Magdon-Ismail" w:date="2018-03-05T11:50:00Z">
                          <w:r w:rsidR="003A52D2" w:rsidRPr="00024F8B" w:rsidDel="0035617F">
                            <w:rPr>
                              <w:rFonts w:ascii="Verdana" w:hAnsi="Verdana"/>
                              <w:noProof/>
                            </w:rPr>
                            <w:drawing>
                              <wp:inline distT="0" distB="0" distL="0" distR="0" wp14:anchorId="442A3B52" wp14:editId="2332A31D">
                                <wp:extent cx="1006475" cy="352425"/>
                                <wp:effectExtent l="0" t="0" r="0" b="0"/>
                                <wp:docPr id="47" name="Picture 5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7"/>
                                        <pic:cNvPicPr>
                                          <a:picLocks noChangeAspect="1" noChangeArrowheads="1"/>
                                        </pic:cNvPicPr>
                                      </pic:nvPicPr>
                                      <pic:blipFill>
                                        <a:blip r:embed="rId28" cstate="print"/>
                                        <a:srcRect/>
                                        <a:stretch>
                                          <a:fillRect/>
                                        </a:stretch>
                                      </pic:blipFill>
                                      <pic:spPr bwMode="auto">
                                        <a:xfrm>
                                          <a:off x="0" y="0"/>
                                          <a:ext cx="1006475" cy="352425"/>
                                        </a:xfrm>
                                        <a:prstGeom prst="rect">
                                          <a:avLst/>
                                        </a:prstGeom>
                                        <a:noFill/>
                                        <a:ln w="9525">
                                          <a:noFill/>
                                          <a:miter lim="800000"/>
                                          <a:headEnd/>
                                          <a:tailEnd/>
                                        </a:ln>
                                      </pic:spPr>
                                    </pic:pic>
                                  </a:graphicData>
                                </a:graphic>
                              </wp:inline>
                            </w:drawing>
                          </w:r>
                        </w:del>
                      </w:p>
                    </w:tc>
                  </w:tr>
                  <w:tr w:rsidR="003E223F" w14:paraId="4F61E307" w14:textId="77777777" w:rsidTr="00C734A5">
                    <w:trPr>
                      <w:trHeight w:val="750"/>
                      <w:tblCellSpacing w:w="0" w:type="dxa"/>
                    </w:trPr>
                    <w:tc>
                      <w:tcPr>
                        <w:tcW w:w="2013" w:type="dxa"/>
                        <w:tcBorders>
                          <w:top w:val="outset" w:sz="6" w:space="0" w:color="auto"/>
                          <w:left w:val="outset" w:sz="6" w:space="0" w:color="auto"/>
                          <w:bottom w:val="outset" w:sz="6" w:space="0" w:color="auto"/>
                          <w:right w:val="outset" w:sz="6" w:space="0" w:color="auto"/>
                        </w:tcBorders>
                        <w:vAlign w:val="center"/>
                      </w:tcPr>
                      <w:p w14:paraId="21D68B7B" w14:textId="0A95E8AB" w:rsidR="00C734A5" w:rsidRDefault="0035617F" w:rsidP="003A6CBD">
                        <w:pPr>
                          <w:jc w:val="center"/>
                          <w:rPr>
                            <w:rFonts w:ascii="Verdana" w:hAnsi="Verdana"/>
                          </w:rPr>
                        </w:pPr>
                        <w:ins w:id="53" w:author="Tariq Magdon-Ismail" w:date="2018-03-05T11:50:00Z">
                          <w:r w:rsidRPr="00024F8B">
                            <w:rPr>
                              <w:rFonts w:ascii="Verdana" w:hAnsi="Verdana"/>
                              <w:noProof/>
                            </w:rPr>
                            <w:drawing>
                              <wp:inline distT="0" distB="0" distL="0" distR="0" wp14:anchorId="340BA018" wp14:editId="3D09867F">
                                <wp:extent cx="1006475" cy="352425"/>
                                <wp:effectExtent l="0" t="0" r="0" b="0"/>
                                <wp:docPr id="41" name="Picture 5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7"/>
                                        <pic:cNvPicPr>
                                          <a:picLocks noChangeAspect="1" noChangeArrowheads="1"/>
                                        </pic:cNvPicPr>
                                      </pic:nvPicPr>
                                      <pic:blipFill>
                                        <a:blip r:embed="rId28" cstate="print"/>
                                        <a:srcRect/>
                                        <a:stretch>
                                          <a:fillRect/>
                                        </a:stretch>
                                      </pic:blipFill>
                                      <pic:spPr bwMode="auto">
                                        <a:xfrm>
                                          <a:off x="0" y="0"/>
                                          <a:ext cx="1006475" cy="352425"/>
                                        </a:xfrm>
                                        <a:prstGeom prst="rect">
                                          <a:avLst/>
                                        </a:prstGeom>
                                        <a:noFill/>
                                        <a:ln w="9525">
                                          <a:noFill/>
                                          <a:miter lim="800000"/>
                                          <a:headEnd/>
                                          <a:tailEnd/>
                                        </a:ln>
                                      </pic:spPr>
                                    </pic:pic>
                                  </a:graphicData>
                                </a:graphic>
                              </wp:inline>
                            </w:drawing>
                          </w:r>
                        </w:ins>
                        <w:del w:id="54" w:author="Tariq Magdon-Ismail" w:date="2018-03-05T11:50:00Z">
                          <w:r w:rsidR="003A52D2" w:rsidRPr="00024F8B" w:rsidDel="0035617F">
                            <w:rPr>
                              <w:rFonts w:ascii="Verdana" w:hAnsi="Verdana"/>
                              <w:noProof/>
                            </w:rPr>
                            <w:drawing>
                              <wp:inline distT="0" distB="0" distL="0" distR="0" wp14:anchorId="4927368F" wp14:editId="0064E891">
                                <wp:extent cx="1132205" cy="427990"/>
                                <wp:effectExtent l="19050" t="0" r="0" b="0"/>
                                <wp:docPr id="48" name="Picture 12" descr="Description: red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redhat.png"/>
                                        <pic:cNvPicPr>
                                          <a:picLocks noChangeAspect="1" noChangeArrowheads="1"/>
                                        </pic:cNvPicPr>
                                      </pic:nvPicPr>
                                      <pic:blipFill>
                                        <a:blip r:embed="rId29" cstate="print"/>
                                        <a:srcRect t="-2" b="-15259"/>
                                        <a:stretch>
                                          <a:fillRect/>
                                        </a:stretch>
                                      </pic:blipFill>
                                      <pic:spPr bwMode="auto">
                                        <a:xfrm>
                                          <a:off x="0" y="0"/>
                                          <a:ext cx="1132205" cy="427990"/>
                                        </a:xfrm>
                                        <a:prstGeom prst="rect">
                                          <a:avLst/>
                                        </a:prstGeom>
                                        <a:noFill/>
                                        <a:ln w="9525">
                                          <a:noFill/>
                                          <a:miter lim="800000"/>
                                          <a:headEnd/>
                                          <a:tailEnd/>
                                        </a:ln>
                                      </pic:spPr>
                                    </pic:pic>
                                  </a:graphicData>
                                </a:graphic>
                              </wp:inline>
                            </w:drawing>
                          </w:r>
                        </w:del>
                      </w:p>
                    </w:tc>
                    <w:tc>
                      <w:tcPr>
                        <w:tcW w:w="1890" w:type="dxa"/>
                        <w:tcBorders>
                          <w:top w:val="outset" w:sz="6" w:space="0" w:color="auto"/>
                          <w:left w:val="outset" w:sz="6" w:space="0" w:color="auto"/>
                          <w:bottom w:val="outset" w:sz="6" w:space="0" w:color="auto"/>
                          <w:right w:val="outset" w:sz="6" w:space="0" w:color="auto"/>
                        </w:tcBorders>
                        <w:vAlign w:val="center"/>
                      </w:tcPr>
                      <w:p w14:paraId="3EB1B0F8" w14:textId="38B563E1" w:rsidR="00C734A5" w:rsidRPr="00495685" w:rsidRDefault="0035617F" w:rsidP="003A6CBD">
                        <w:pPr>
                          <w:jc w:val="center"/>
                          <w:rPr>
                            <w:rFonts w:ascii="Verdana" w:hAnsi="Verdana"/>
                            <w:noProof/>
                            <w:color w:val="336699"/>
                            <w:sz w:val="18"/>
                            <w:szCs w:val="18"/>
                          </w:rPr>
                        </w:pPr>
                        <w:ins w:id="55" w:author="Tariq Magdon-Ismail" w:date="2018-03-05T11:50:00Z">
                          <w:r w:rsidRPr="00024F8B">
                            <w:rPr>
                              <w:rFonts w:ascii="Verdana" w:hAnsi="Verdana"/>
                              <w:noProof/>
                            </w:rPr>
                            <w:drawing>
                              <wp:inline distT="0" distB="0" distL="0" distR="0" wp14:anchorId="21C57805" wp14:editId="2F9A2405">
                                <wp:extent cx="1132205" cy="427990"/>
                                <wp:effectExtent l="19050" t="0" r="0" b="0"/>
                                <wp:docPr id="40" name="Picture 12" descr="Description: red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redhat.png"/>
                                        <pic:cNvPicPr>
                                          <a:picLocks noChangeAspect="1" noChangeArrowheads="1"/>
                                        </pic:cNvPicPr>
                                      </pic:nvPicPr>
                                      <pic:blipFill>
                                        <a:blip r:embed="rId29" cstate="print"/>
                                        <a:srcRect t="-2" b="-15259"/>
                                        <a:stretch>
                                          <a:fillRect/>
                                        </a:stretch>
                                      </pic:blipFill>
                                      <pic:spPr bwMode="auto">
                                        <a:xfrm>
                                          <a:off x="0" y="0"/>
                                          <a:ext cx="1132205" cy="427990"/>
                                        </a:xfrm>
                                        <a:prstGeom prst="rect">
                                          <a:avLst/>
                                        </a:prstGeom>
                                        <a:noFill/>
                                        <a:ln w="9525">
                                          <a:noFill/>
                                          <a:miter lim="800000"/>
                                          <a:headEnd/>
                                          <a:tailEnd/>
                                        </a:ln>
                                      </pic:spPr>
                                    </pic:pic>
                                  </a:graphicData>
                                </a:graphic>
                              </wp:inline>
                            </w:drawing>
                          </w:r>
                        </w:ins>
                        <w:del w:id="56" w:author="Tariq Magdon-Ismail" w:date="2018-03-05T11:50:00Z">
                          <w:r w:rsidR="003A52D2" w:rsidRPr="00024F8B" w:rsidDel="0035617F">
                            <w:rPr>
                              <w:rFonts w:ascii="Verdana" w:hAnsi="Verdana"/>
                              <w:noProof/>
                            </w:rPr>
                            <w:drawing>
                              <wp:inline distT="0" distB="0" distL="0" distR="0" wp14:anchorId="058FD6A1" wp14:editId="7A299F39">
                                <wp:extent cx="696595" cy="344170"/>
                                <wp:effectExtent l="19050" t="0" r="8255" b="0"/>
                                <wp:docPr id="49" name="Picture 5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6"/>
                                        <pic:cNvPicPr>
                                          <a:picLocks noChangeAspect="1" noChangeArrowheads="1"/>
                                        </pic:cNvPicPr>
                                      </pic:nvPicPr>
                                      <pic:blipFill>
                                        <a:blip r:embed="rId30" cstate="print"/>
                                        <a:srcRect/>
                                        <a:stretch>
                                          <a:fillRect/>
                                        </a:stretch>
                                      </pic:blipFill>
                                      <pic:spPr bwMode="auto">
                                        <a:xfrm>
                                          <a:off x="0" y="0"/>
                                          <a:ext cx="696595" cy="344170"/>
                                        </a:xfrm>
                                        <a:prstGeom prst="rect">
                                          <a:avLst/>
                                        </a:prstGeom>
                                        <a:noFill/>
                                        <a:ln w="9525">
                                          <a:noFill/>
                                          <a:miter lim="800000"/>
                                          <a:headEnd/>
                                          <a:tailEnd/>
                                        </a:ln>
                                      </pic:spPr>
                                    </pic:pic>
                                  </a:graphicData>
                                </a:graphic>
                              </wp:inline>
                            </w:drawing>
                          </w:r>
                        </w:del>
                      </w:p>
                    </w:tc>
                    <w:tc>
                      <w:tcPr>
                        <w:tcW w:w="1933" w:type="dxa"/>
                        <w:tcBorders>
                          <w:top w:val="outset" w:sz="6" w:space="0" w:color="auto"/>
                          <w:left w:val="outset" w:sz="6" w:space="0" w:color="auto"/>
                          <w:bottom w:val="outset" w:sz="6" w:space="0" w:color="auto"/>
                          <w:right w:val="outset" w:sz="6" w:space="0" w:color="auto"/>
                        </w:tcBorders>
                        <w:vAlign w:val="center"/>
                      </w:tcPr>
                      <w:p w14:paraId="41DEF847" w14:textId="7AAA220C" w:rsidR="00C734A5" w:rsidRPr="00495685" w:rsidRDefault="0035617F" w:rsidP="003A6CBD">
                        <w:pPr>
                          <w:jc w:val="center"/>
                          <w:rPr>
                            <w:rFonts w:ascii="Verdana" w:hAnsi="Verdana"/>
                            <w:noProof/>
                            <w:color w:val="336699"/>
                            <w:sz w:val="18"/>
                            <w:szCs w:val="18"/>
                          </w:rPr>
                        </w:pPr>
                        <w:ins w:id="57" w:author="Tariq Magdon-Ismail" w:date="2018-03-05T11:50:00Z">
                          <w:r w:rsidRPr="00024F8B">
                            <w:rPr>
                              <w:rFonts w:ascii="Verdana" w:hAnsi="Verdana"/>
                              <w:noProof/>
                            </w:rPr>
                            <w:drawing>
                              <wp:inline distT="0" distB="0" distL="0" distR="0" wp14:anchorId="6BE90D15" wp14:editId="66A7E007">
                                <wp:extent cx="696595" cy="344170"/>
                                <wp:effectExtent l="19050" t="0" r="8255" b="0"/>
                                <wp:docPr id="39" name="Picture 5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6"/>
                                        <pic:cNvPicPr>
                                          <a:picLocks noChangeAspect="1" noChangeArrowheads="1"/>
                                        </pic:cNvPicPr>
                                      </pic:nvPicPr>
                                      <pic:blipFill>
                                        <a:blip r:embed="rId30" cstate="print"/>
                                        <a:srcRect/>
                                        <a:stretch>
                                          <a:fillRect/>
                                        </a:stretch>
                                      </pic:blipFill>
                                      <pic:spPr bwMode="auto">
                                        <a:xfrm>
                                          <a:off x="0" y="0"/>
                                          <a:ext cx="696595" cy="344170"/>
                                        </a:xfrm>
                                        <a:prstGeom prst="rect">
                                          <a:avLst/>
                                        </a:prstGeom>
                                        <a:noFill/>
                                        <a:ln w="9525">
                                          <a:noFill/>
                                          <a:miter lim="800000"/>
                                          <a:headEnd/>
                                          <a:tailEnd/>
                                        </a:ln>
                                      </pic:spPr>
                                    </pic:pic>
                                  </a:graphicData>
                                </a:graphic>
                              </wp:inline>
                            </w:drawing>
                          </w:r>
                        </w:ins>
                        <w:del w:id="58" w:author="Tariq Magdon-Ismail" w:date="2018-03-05T11:50:00Z">
                          <w:r w:rsidR="003A52D2" w:rsidRPr="00024F8B" w:rsidDel="0035617F">
                            <w:rPr>
                              <w:rFonts w:ascii="Verdana" w:hAnsi="Verdana"/>
                              <w:noProof/>
                            </w:rPr>
                            <w:drawing>
                              <wp:inline distT="0" distB="0" distL="0" distR="0" wp14:anchorId="7DB5A7AB" wp14:editId="3CEE3705">
                                <wp:extent cx="813435" cy="335280"/>
                                <wp:effectExtent l="19050" t="0" r="5715" b="0"/>
                                <wp:docPr id="50" name="Picture 14" descr="Description: NCR">
                                  <a:hlinkClick xmlns:a="http://schemas.openxmlformats.org/drawingml/2006/main" r:id="rId31" tgtFrame="new" tooltip="NCR"/>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NCR"/>
                                        <pic:cNvPicPr>
                                          <a:picLocks noChangeAspect="1" noChangeArrowheads="1"/>
                                        </pic:cNvPicPr>
                                      </pic:nvPicPr>
                                      <pic:blipFill>
                                        <a:blip r:embed="rId32" cstate="print"/>
                                        <a:srcRect/>
                                        <a:stretch>
                                          <a:fillRect/>
                                        </a:stretch>
                                      </pic:blipFill>
                                      <pic:spPr bwMode="auto">
                                        <a:xfrm>
                                          <a:off x="0" y="0"/>
                                          <a:ext cx="813435" cy="335280"/>
                                        </a:xfrm>
                                        <a:prstGeom prst="rect">
                                          <a:avLst/>
                                        </a:prstGeom>
                                        <a:noFill/>
                                        <a:ln w="9525">
                                          <a:noFill/>
                                          <a:miter lim="800000"/>
                                          <a:headEnd/>
                                          <a:tailEnd/>
                                        </a:ln>
                                      </pic:spPr>
                                    </pic:pic>
                                  </a:graphicData>
                                </a:graphic>
                              </wp:inline>
                            </w:drawing>
                          </w:r>
                        </w:del>
                      </w:p>
                    </w:tc>
                    <w:tc>
                      <w:tcPr>
                        <w:tcW w:w="1890" w:type="dxa"/>
                        <w:tcBorders>
                          <w:top w:val="outset" w:sz="6" w:space="0" w:color="auto"/>
                          <w:left w:val="outset" w:sz="6" w:space="0" w:color="auto"/>
                          <w:bottom w:val="outset" w:sz="6" w:space="0" w:color="auto"/>
                          <w:right w:val="outset" w:sz="6" w:space="0" w:color="auto"/>
                        </w:tcBorders>
                        <w:vAlign w:val="center"/>
                      </w:tcPr>
                      <w:p w14:paraId="21E7A1FF" w14:textId="154917D9" w:rsidR="00C734A5" w:rsidRPr="00495685" w:rsidRDefault="0035617F" w:rsidP="003A6CBD">
                        <w:pPr>
                          <w:jc w:val="center"/>
                          <w:rPr>
                            <w:rFonts w:ascii="Verdana" w:hAnsi="Verdana"/>
                            <w:noProof/>
                          </w:rPr>
                        </w:pPr>
                        <w:ins w:id="59" w:author="Tariq Magdon-Ismail" w:date="2018-03-05T11:50:00Z">
                          <w:r w:rsidRPr="00024F8B">
                            <w:rPr>
                              <w:rFonts w:ascii="Verdana" w:hAnsi="Verdana"/>
                              <w:noProof/>
                            </w:rPr>
                            <w:drawing>
                              <wp:inline distT="0" distB="0" distL="0" distR="0" wp14:anchorId="3024AE6F" wp14:editId="0A44AC0F">
                                <wp:extent cx="813435" cy="335280"/>
                                <wp:effectExtent l="19050" t="0" r="5715" b="0"/>
                                <wp:docPr id="37" name="Picture 14" descr="Description: NCR">
                                  <a:hlinkClick xmlns:a="http://schemas.openxmlformats.org/drawingml/2006/main" r:id="rId31" tgtFrame="new" tooltip="NCR"/>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NCR"/>
                                        <pic:cNvPicPr>
                                          <a:picLocks noChangeAspect="1" noChangeArrowheads="1"/>
                                        </pic:cNvPicPr>
                                      </pic:nvPicPr>
                                      <pic:blipFill>
                                        <a:blip r:embed="rId32" cstate="print"/>
                                        <a:srcRect/>
                                        <a:stretch>
                                          <a:fillRect/>
                                        </a:stretch>
                                      </pic:blipFill>
                                      <pic:spPr bwMode="auto">
                                        <a:xfrm>
                                          <a:off x="0" y="0"/>
                                          <a:ext cx="813435" cy="335280"/>
                                        </a:xfrm>
                                        <a:prstGeom prst="rect">
                                          <a:avLst/>
                                        </a:prstGeom>
                                        <a:noFill/>
                                        <a:ln w="9525">
                                          <a:noFill/>
                                          <a:miter lim="800000"/>
                                          <a:headEnd/>
                                          <a:tailEnd/>
                                        </a:ln>
                                      </pic:spPr>
                                    </pic:pic>
                                  </a:graphicData>
                                </a:graphic>
                              </wp:inline>
                            </w:drawing>
                          </w:r>
                        </w:ins>
                        <w:del w:id="60" w:author="Tariq Magdon-Ismail" w:date="2018-03-05T11:50:00Z">
                          <w:r w:rsidR="003A52D2" w:rsidRPr="003A52D2" w:rsidDel="0035617F">
                            <w:rPr>
                              <w:rFonts w:ascii="Verdana" w:hAnsi="Verdana"/>
                              <w:noProof/>
                            </w:rPr>
                            <w:drawing>
                              <wp:inline distT="0" distB="0" distL="0" distR="0" wp14:anchorId="14DFAC5F" wp14:editId="533C5291">
                                <wp:extent cx="1018404" cy="658451"/>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28488" cy="664971"/>
                                        </a:xfrm>
                                        <a:prstGeom prst="rect">
                                          <a:avLst/>
                                        </a:prstGeom>
                                      </pic:spPr>
                                    </pic:pic>
                                  </a:graphicData>
                                </a:graphic>
                              </wp:inline>
                            </w:drawing>
                          </w:r>
                        </w:del>
                      </w:p>
                    </w:tc>
                    <w:tc>
                      <w:tcPr>
                        <w:tcW w:w="1656" w:type="dxa"/>
                        <w:tcBorders>
                          <w:top w:val="outset" w:sz="6" w:space="0" w:color="auto"/>
                          <w:left w:val="outset" w:sz="6" w:space="0" w:color="auto"/>
                          <w:bottom w:val="outset" w:sz="6" w:space="0" w:color="auto"/>
                          <w:right w:val="inset" w:sz="6" w:space="0" w:color="auto"/>
                        </w:tcBorders>
                        <w:vAlign w:val="center"/>
                      </w:tcPr>
                      <w:p w14:paraId="4E3E842F" w14:textId="4E6BA372" w:rsidR="00C734A5" w:rsidRPr="00495685" w:rsidRDefault="0035617F" w:rsidP="003A6CBD">
                        <w:pPr>
                          <w:jc w:val="center"/>
                          <w:rPr>
                            <w:rFonts w:ascii="Verdana" w:hAnsi="Verdana"/>
                            <w:noProof/>
                            <w:color w:val="336699"/>
                            <w:sz w:val="18"/>
                            <w:szCs w:val="18"/>
                          </w:rPr>
                        </w:pPr>
                        <w:ins w:id="61" w:author="Tariq Magdon-Ismail" w:date="2018-03-05T11:50:00Z">
                          <w:r w:rsidRPr="003A52D2">
                            <w:rPr>
                              <w:rFonts w:ascii="Verdana" w:hAnsi="Verdana"/>
                              <w:noProof/>
                            </w:rPr>
                            <w:drawing>
                              <wp:inline distT="0" distB="0" distL="0" distR="0" wp14:anchorId="126A30E5" wp14:editId="0EE28AED">
                                <wp:extent cx="1018404" cy="658451"/>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28488" cy="664971"/>
                                        </a:xfrm>
                                        <a:prstGeom prst="rect">
                                          <a:avLst/>
                                        </a:prstGeom>
                                      </pic:spPr>
                                    </pic:pic>
                                  </a:graphicData>
                                </a:graphic>
                              </wp:inline>
                            </w:drawing>
                          </w:r>
                        </w:ins>
                        <w:del w:id="62" w:author="Tariq Magdon-Ismail" w:date="2018-03-05T11:50:00Z">
                          <w:r w:rsidR="003A52D2" w:rsidRPr="00024F8B" w:rsidDel="0035617F">
                            <w:rPr>
                              <w:rFonts w:ascii="Verdana" w:hAnsi="Verdana"/>
                              <w:noProof/>
                            </w:rPr>
                            <w:drawing>
                              <wp:inline distT="0" distB="0" distL="0" distR="0" wp14:anchorId="1FFCDACC" wp14:editId="426276E9">
                                <wp:extent cx="1006475" cy="159385"/>
                                <wp:effectExtent l="19050" t="0" r="3175" b="0"/>
                                <wp:docPr id="52" name="Picture 5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2"/>
                                        <pic:cNvPicPr>
                                          <a:picLocks noChangeAspect="1" noChangeArrowheads="1"/>
                                        </pic:cNvPicPr>
                                      </pic:nvPicPr>
                                      <pic:blipFill>
                                        <a:blip r:embed="rId34" cstate="print"/>
                                        <a:srcRect/>
                                        <a:stretch>
                                          <a:fillRect/>
                                        </a:stretch>
                                      </pic:blipFill>
                                      <pic:spPr bwMode="auto">
                                        <a:xfrm>
                                          <a:off x="0" y="0"/>
                                          <a:ext cx="1006475" cy="159385"/>
                                        </a:xfrm>
                                        <a:prstGeom prst="rect">
                                          <a:avLst/>
                                        </a:prstGeom>
                                        <a:noFill/>
                                        <a:ln w="9525">
                                          <a:noFill/>
                                          <a:miter lim="800000"/>
                                          <a:headEnd/>
                                          <a:tailEnd/>
                                        </a:ln>
                                      </pic:spPr>
                                    </pic:pic>
                                  </a:graphicData>
                                </a:graphic>
                              </wp:inline>
                            </w:drawing>
                          </w:r>
                        </w:del>
                      </w:p>
                    </w:tc>
                  </w:tr>
                  <w:tr w:rsidR="003E223F" w14:paraId="6C6915D6" w14:textId="77777777" w:rsidTr="00C734A5">
                    <w:trPr>
                      <w:trHeight w:val="750"/>
                      <w:tblCellSpacing w:w="0" w:type="dxa"/>
                    </w:trPr>
                    <w:tc>
                      <w:tcPr>
                        <w:tcW w:w="2013" w:type="dxa"/>
                        <w:tcBorders>
                          <w:top w:val="outset" w:sz="6" w:space="0" w:color="auto"/>
                          <w:left w:val="outset" w:sz="6" w:space="0" w:color="auto"/>
                          <w:bottom w:val="outset" w:sz="6" w:space="0" w:color="auto"/>
                          <w:right w:val="outset" w:sz="6" w:space="0" w:color="auto"/>
                        </w:tcBorders>
                        <w:vAlign w:val="center"/>
                      </w:tcPr>
                      <w:p w14:paraId="794F6938" w14:textId="5AFCFD2E" w:rsidR="00C734A5" w:rsidRDefault="0035617F" w:rsidP="003A6CBD">
                        <w:pPr>
                          <w:jc w:val="center"/>
                          <w:rPr>
                            <w:rFonts w:ascii="Verdana" w:hAnsi="Verdana"/>
                            <w:noProof/>
                          </w:rPr>
                        </w:pPr>
                        <w:ins w:id="63" w:author="Tariq Magdon-Ismail" w:date="2018-03-05T11:50:00Z">
                          <w:r w:rsidRPr="00024F8B">
                            <w:rPr>
                              <w:rFonts w:ascii="Verdana" w:hAnsi="Verdana"/>
                              <w:noProof/>
                            </w:rPr>
                            <w:drawing>
                              <wp:inline distT="0" distB="0" distL="0" distR="0" wp14:anchorId="3689C6F2" wp14:editId="5EA207B5">
                                <wp:extent cx="1006475" cy="159385"/>
                                <wp:effectExtent l="19050" t="0" r="3175" b="0"/>
                                <wp:docPr id="34" name="Picture 5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2"/>
                                        <pic:cNvPicPr>
                                          <a:picLocks noChangeAspect="1" noChangeArrowheads="1"/>
                                        </pic:cNvPicPr>
                                      </pic:nvPicPr>
                                      <pic:blipFill>
                                        <a:blip r:embed="rId34" cstate="print"/>
                                        <a:srcRect/>
                                        <a:stretch>
                                          <a:fillRect/>
                                        </a:stretch>
                                      </pic:blipFill>
                                      <pic:spPr bwMode="auto">
                                        <a:xfrm>
                                          <a:off x="0" y="0"/>
                                          <a:ext cx="1006475" cy="159385"/>
                                        </a:xfrm>
                                        <a:prstGeom prst="rect">
                                          <a:avLst/>
                                        </a:prstGeom>
                                        <a:noFill/>
                                        <a:ln w="9525">
                                          <a:noFill/>
                                          <a:miter lim="800000"/>
                                          <a:headEnd/>
                                          <a:tailEnd/>
                                        </a:ln>
                                      </pic:spPr>
                                    </pic:pic>
                                  </a:graphicData>
                                </a:graphic>
                              </wp:inline>
                            </w:drawing>
                          </w:r>
                        </w:ins>
                      </w:p>
                    </w:tc>
                    <w:tc>
                      <w:tcPr>
                        <w:tcW w:w="1890" w:type="dxa"/>
                        <w:tcBorders>
                          <w:top w:val="outset" w:sz="6" w:space="0" w:color="auto"/>
                          <w:left w:val="outset" w:sz="6" w:space="0" w:color="auto"/>
                          <w:bottom w:val="outset" w:sz="6" w:space="0" w:color="auto"/>
                          <w:right w:val="outset" w:sz="6" w:space="0" w:color="auto"/>
                        </w:tcBorders>
                        <w:vAlign w:val="center"/>
                      </w:tcPr>
                      <w:p w14:paraId="768475D6" w14:textId="16E54719" w:rsidR="00C734A5" w:rsidRDefault="00C734A5" w:rsidP="003A6CBD">
                        <w:pPr>
                          <w:jc w:val="center"/>
                          <w:rPr>
                            <w:rFonts w:ascii="Verdana" w:hAnsi="Verdana"/>
                            <w:noProof/>
                          </w:rPr>
                        </w:pPr>
                      </w:p>
                    </w:tc>
                    <w:tc>
                      <w:tcPr>
                        <w:tcW w:w="1933" w:type="dxa"/>
                        <w:tcBorders>
                          <w:top w:val="outset" w:sz="6" w:space="0" w:color="auto"/>
                          <w:left w:val="outset" w:sz="6" w:space="0" w:color="auto"/>
                          <w:bottom w:val="outset" w:sz="6" w:space="0" w:color="auto"/>
                          <w:right w:val="outset" w:sz="6" w:space="0" w:color="auto"/>
                        </w:tcBorders>
                        <w:vAlign w:val="center"/>
                      </w:tcPr>
                      <w:p w14:paraId="52A9938B" w14:textId="77777777" w:rsidR="00C734A5" w:rsidRDefault="00C734A5" w:rsidP="003A6CBD">
                        <w:pPr>
                          <w:jc w:val="center"/>
                          <w:rPr>
                            <w:rFonts w:ascii="Verdana" w:hAnsi="Verdana"/>
                            <w:noProof/>
                          </w:rPr>
                        </w:pPr>
                      </w:p>
                    </w:tc>
                    <w:tc>
                      <w:tcPr>
                        <w:tcW w:w="1890" w:type="dxa"/>
                        <w:tcBorders>
                          <w:top w:val="outset" w:sz="6" w:space="0" w:color="auto"/>
                          <w:left w:val="outset" w:sz="6" w:space="0" w:color="auto"/>
                          <w:bottom w:val="outset" w:sz="6" w:space="0" w:color="auto"/>
                          <w:right w:val="outset" w:sz="6" w:space="0" w:color="auto"/>
                        </w:tcBorders>
                        <w:vAlign w:val="center"/>
                      </w:tcPr>
                      <w:p w14:paraId="4E8E1EA0" w14:textId="77777777" w:rsidR="00C734A5" w:rsidRDefault="00C734A5" w:rsidP="003A6CBD">
                        <w:pPr>
                          <w:jc w:val="center"/>
                          <w:rPr>
                            <w:rFonts w:ascii="Verdana" w:hAnsi="Verdana"/>
                            <w:noProof/>
                            <w:color w:val="336699"/>
                            <w:sz w:val="18"/>
                            <w:szCs w:val="18"/>
                          </w:rPr>
                        </w:pPr>
                      </w:p>
                    </w:tc>
                    <w:tc>
                      <w:tcPr>
                        <w:tcW w:w="1656" w:type="dxa"/>
                        <w:tcBorders>
                          <w:top w:val="outset" w:sz="6" w:space="0" w:color="auto"/>
                          <w:left w:val="outset" w:sz="6" w:space="0" w:color="auto"/>
                          <w:bottom w:val="outset" w:sz="6" w:space="0" w:color="auto"/>
                          <w:right w:val="inset" w:sz="6" w:space="0" w:color="auto"/>
                        </w:tcBorders>
                        <w:vAlign w:val="center"/>
                      </w:tcPr>
                      <w:p w14:paraId="3D39C5E1" w14:textId="77777777" w:rsidR="00C734A5" w:rsidRDefault="00C734A5" w:rsidP="003A6CBD">
                        <w:pPr>
                          <w:jc w:val="center"/>
                          <w:rPr>
                            <w:rFonts w:ascii="Verdana" w:hAnsi="Verdana"/>
                            <w:noProof/>
                          </w:rPr>
                        </w:pPr>
                      </w:p>
                    </w:tc>
                  </w:tr>
                </w:tbl>
                <w:p w14:paraId="757ADD0A" w14:textId="77777777" w:rsidR="00602F79" w:rsidRPr="00536198" w:rsidRDefault="00602F79" w:rsidP="00602F79">
                  <w:pPr>
                    <w:rPr>
                      <w:rFonts w:ascii="Verdana" w:hAnsi="Verdana"/>
                      <w:b/>
                      <w:bCs/>
                      <w:color w:val="CC9900"/>
                      <w:sz w:val="26"/>
                      <w:szCs w:val="26"/>
                    </w:rPr>
                  </w:pPr>
                </w:p>
              </w:tc>
            </w:tr>
            <w:tr w:rsidR="00024F8B" w:rsidRPr="00536198" w14:paraId="5CDB01A1" w14:textId="77777777" w:rsidTr="00602F79">
              <w:trPr>
                <w:tblCellSpacing w:w="0" w:type="dxa"/>
              </w:trPr>
              <w:tc>
                <w:tcPr>
                  <w:tcW w:w="0" w:type="auto"/>
                  <w:vAlign w:val="center"/>
                </w:tcPr>
                <w:p w14:paraId="63375594" w14:textId="77777777" w:rsidR="00602F79" w:rsidRPr="00536198" w:rsidRDefault="00602F79" w:rsidP="00602F79">
                  <w:pPr>
                    <w:spacing w:line="316" w:lineRule="atLeast"/>
                    <w:rPr>
                      <w:rFonts w:ascii="Verdana" w:hAnsi="Verdana"/>
                      <w:color w:val="000000"/>
                    </w:rPr>
                  </w:pPr>
                </w:p>
              </w:tc>
            </w:tr>
          </w:tbl>
          <w:p w14:paraId="4608CD19" w14:textId="77777777" w:rsidR="000968FF" w:rsidRPr="00365EB2" w:rsidRDefault="000968FF" w:rsidP="00ED199C">
            <w:pPr>
              <w:rPr>
                <w:noProof/>
              </w:rPr>
            </w:pPr>
          </w:p>
        </w:tc>
      </w:tr>
    </w:tbl>
    <w:p w14:paraId="088FA2D5" w14:textId="4A49AF36" w:rsidR="007A6F08" w:rsidRPr="00FB0F2B" w:rsidRDefault="00CD00FF" w:rsidP="00C734A5">
      <w:pPr>
        <w:pStyle w:val="Heading2"/>
        <w:ind w:left="0" w:firstLine="0"/>
      </w:pPr>
      <w:bookmarkStart w:id="64" w:name="_Toc465938785"/>
      <w:bookmarkStart w:id="65" w:name="_Toc465939447"/>
      <w:bookmarkStart w:id="66" w:name="_Toc465940238"/>
      <w:bookmarkStart w:id="67" w:name="_Toc465940332"/>
      <w:bookmarkStart w:id="68" w:name="_Toc465940693"/>
      <w:r w:rsidRPr="00FB0F2B">
        <w:t>Associate Members</w:t>
      </w:r>
      <w:bookmarkEnd w:id="64"/>
      <w:bookmarkEnd w:id="65"/>
      <w:bookmarkEnd w:id="66"/>
      <w:bookmarkEnd w:id="67"/>
      <w:bookmarkEnd w:id="68"/>
    </w:p>
    <w:tbl>
      <w:tblPr>
        <w:tblW w:w="0" w:type="auto"/>
        <w:tblCellSpacing w:w="0" w:type="dxa"/>
        <w:tblCellMar>
          <w:left w:w="0" w:type="dxa"/>
          <w:right w:w="0" w:type="dxa"/>
        </w:tblCellMar>
        <w:tblLook w:val="04A0" w:firstRow="1" w:lastRow="0" w:firstColumn="1" w:lastColumn="0" w:noHBand="0" w:noVBand="1"/>
      </w:tblPr>
      <w:tblGrid>
        <w:gridCol w:w="10440"/>
      </w:tblGrid>
      <w:tr w:rsidR="00AC339C" w:rsidRPr="00AC339C" w14:paraId="38FE14D6" w14:textId="77777777" w:rsidTr="00024F8B">
        <w:trPr>
          <w:tblCellSpacing w:w="0" w:type="dxa"/>
        </w:trPr>
        <w:tc>
          <w:tcPr>
            <w:tcW w:w="10440" w:type="dxa"/>
            <w:vAlign w:val="center"/>
            <w:hideMark/>
          </w:tcPr>
          <w:p w14:paraId="09666A06" w14:textId="77777777" w:rsidR="00AC339C" w:rsidRPr="00AC339C" w:rsidRDefault="00AC339C" w:rsidP="00ED199C"/>
        </w:tc>
      </w:tr>
    </w:tbl>
    <w:tbl>
      <w:tblPr>
        <w:tblStyle w:val="TableGridLight1"/>
        <w:tblW w:w="0" w:type="auto"/>
        <w:tblInd w:w="113" w:type="dxa"/>
        <w:tblLook w:val="04A0" w:firstRow="1" w:lastRow="0" w:firstColumn="1" w:lastColumn="0" w:noHBand="0" w:noVBand="1"/>
      </w:tblPr>
      <w:tblGrid>
        <w:gridCol w:w="2400"/>
        <w:gridCol w:w="2505"/>
        <w:gridCol w:w="2400"/>
      </w:tblGrid>
      <w:tr w:rsidR="0035617F" w:rsidRPr="00536198" w14:paraId="5C4D8769" w14:textId="77777777" w:rsidTr="00931688">
        <w:trPr>
          <w:trHeight w:val="789"/>
        </w:trPr>
        <w:tc>
          <w:tcPr>
            <w:tcW w:w="2400" w:type="dxa"/>
            <w:hideMark/>
          </w:tcPr>
          <w:p w14:paraId="334DCD6D" w14:textId="77777777" w:rsidR="0035617F" w:rsidRPr="00536198" w:rsidRDefault="0035617F" w:rsidP="00ED2FBB">
            <w:pPr>
              <w:jc w:val="center"/>
              <w:rPr>
                <w:rFonts w:ascii="Verdana" w:hAnsi="Verdana"/>
              </w:rPr>
            </w:pPr>
            <w:bookmarkStart w:id="69" w:name="_Toc177318266"/>
            <w:bookmarkStart w:id="70" w:name="_Toc104173727"/>
            <w:bookmarkStart w:id="71" w:name="_Toc104191107"/>
            <w:bookmarkStart w:id="72" w:name="_Toc105402035"/>
            <w:bookmarkStart w:id="73" w:name="_Toc105403218"/>
            <w:bookmarkStart w:id="74" w:name="_Toc105403346"/>
            <w:bookmarkStart w:id="75" w:name="_Toc105403420"/>
            <w:bookmarkStart w:id="76" w:name="_Toc105470801"/>
            <w:bookmarkStart w:id="77" w:name="_Toc105986358"/>
            <w:bookmarkStart w:id="78" w:name="_Toc106597984"/>
            <w:bookmarkStart w:id="79" w:name="_Toc123025450"/>
            <w:bookmarkStart w:id="80" w:name="_Toc123025451"/>
            <w:bookmarkStart w:id="81" w:name="_Toc123025452"/>
            <w:bookmarkStart w:id="82" w:name="_Toc122170024"/>
            <w:bookmarkStart w:id="83" w:name="_Toc122171090"/>
            <w:bookmarkStart w:id="84" w:name="_Toc158811431"/>
            <w:bookmarkStart w:id="85" w:name="_Toc158811432"/>
            <w:bookmarkStart w:id="86" w:name="_Toc102979609"/>
            <w:bookmarkStart w:id="87" w:name="_Toc106598008"/>
            <w:bookmarkStart w:id="88" w:name="_Toc105986383"/>
            <w:bookmarkStart w:id="89" w:name="_Toc106598016"/>
            <w:bookmarkStart w:id="90" w:name="_Toc177318292"/>
            <w:bookmarkStart w:id="91" w:name="_Toc110662808"/>
            <w:bookmarkStart w:id="92" w:name="_Toc110663804"/>
            <w:bookmarkStart w:id="93" w:name="_Toc111023246"/>
            <w:bookmarkStart w:id="94" w:name="_Toc111460691"/>
            <w:bookmarkStart w:id="95" w:name="_Toc114645970"/>
            <w:bookmarkStart w:id="96" w:name="_Toc114651228"/>
            <w:bookmarkStart w:id="97" w:name="_Toc110662820"/>
            <w:bookmarkStart w:id="98" w:name="_Toc110663816"/>
            <w:bookmarkStart w:id="99" w:name="_Toc111023258"/>
            <w:bookmarkStart w:id="100" w:name="_Toc111460703"/>
            <w:bookmarkStart w:id="101" w:name="_Toc114645982"/>
            <w:bookmarkStart w:id="102" w:name="_Toc114651240"/>
            <w:bookmarkStart w:id="103" w:name="_Toc110662829"/>
            <w:bookmarkStart w:id="104" w:name="_Toc110663825"/>
            <w:bookmarkStart w:id="105" w:name="_Toc111023267"/>
            <w:bookmarkStart w:id="106" w:name="_Toc111460712"/>
            <w:bookmarkStart w:id="107" w:name="_Toc114645991"/>
            <w:bookmarkStart w:id="108" w:name="_Toc114651249"/>
            <w:bookmarkStart w:id="109" w:name="_Toc110662893"/>
            <w:bookmarkStart w:id="110" w:name="_Toc110663889"/>
            <w:bookmarkStart w:id="111" w:name="_Toc111023331"/>
            <w:bookmarkStart w:id="112" w:name="_Toc111460776"/>
            <w:bookmarkStart w:id="113" w:name="_Toc114646055"/>
            <w:bookmarkStart w:id="114" w:name="_Toc114651313"/>
            <w:bookmarkStart w:id="115" w:name="_Toc110662907"/>
            <w:bookmarkStart w:id="116" w:name="_Toc110663903"/>
            <w:bookmarkStart w:id="117" w:name="_Toc111023345"/>
            <w:bookmarkStart w:id="118" w:name="_Toc111460790"/>
            <w:bookmarkStart w:id="119" w:name="_Toc114646069"/>
            <w:bookmarkStart w:id="120" w:name="_Toc114651327"/>
            <w:bookmarkStart w:id="121" w:name="_Toc110662918"/>
            <w:bookmarkStart w:id="122" w:name="_Toc110663914"/>
            <w:bookmarkStart w:id="123" w:name="_Toc111023356"/>
            <w:bookmarkStart w:id="124" w:name="_Toc111460801"/>
            <w:bookmarkStart w:id="125" w:name="_Toc114646080"/>
            <w:bookmarkStart w:id="126" w:name="_Toc114651338"/>
            <w:bookmarkStart w:id="127" w:name="_Toc110662929"/>
            <w:bookmarkStart w:id="128" w:name="_Toc110663925"/>
            <w:bookmarkStart w:id="129" w:name="_Toc111023367"/>
            <w:bookmarkStart w:id="130" w:name="_Toc111460812"/>
            <w:bookmarkStart w:id="131" w:name="_Toc114646091"/>
            <w:bookmarkStart w:id="132" w:name="_Toc114651349"/>
            <w:bookmarkStart w:id="133" w:name="_Toc110662940"/>
            <w:bookmarkStart w:id="134" w:name="_Toc110663936"/>
            <w:bookmarkStart w:id="135" w:name="_Toc111023378"/>
            <w:bookmarkStart w:id="136" w:name="_Toc111460823"/>
            <w:bookmarkStart w:id="137" w:name="_Toc114646102"/>
            <w:bookmarkStart w:id="138" w:name="_Toc114651360"/>
            <w:bookmarkStart w:id="139" w:name="_Toc110662954"/>
            <w:bookmarkStart w:id="140" w:name="_Toc110663950"/>
            <w:bookmarkStart w:id="141" w:name="_Toc111023392"/>
            <w:bookmarkStart w:id="142" w:name="_Toc111460837"/>
            <w:bookmarkStart w:id="143" w:name="_Toc114646116"/>
            <w:bookmarkStart w:id="144" w:name="_Toc114651374"/>
            <w:bookmarkStart w:id="145" w:name="_Toc110662967"/>
            <w:bookmarkStart w:id="146" w:name="_Toc110663963"/>
            <w:bookmarkStart w:id="147" w:name="_Toc111023405"/>
            <w:bookmarkStart w:id="148" w:name="_Toc111460850"/>
            <w:bookmarkStart w:id="149" w:name="_Toc114646129"/>
            <w:bookmarkStart w:id="150" w:name="_Toc114651387"/>
            <w:bookmarkStart w:id="151" w:name="_Toc110662978"/>
            <w:bookmarkStart w:id="152" w:name="_Toc110663974"/>
            <w:bookmarkStart w:id="153" w:name="_Toc111023416"/>
            <w:bookmarkStart w:id="154" w:name="_Toc111460861"/>
            <w:bookmarkStart w:id="155" w:name="_Toc114646140"/>
            <w:bookmarkStart w:id="156" w:name="_Toc114651398"/>
            <w:bookmarkStart w:id="157" w:name="_Toc110662989"/>
            <w:bookmarkStart w:id="158" w:name="_Toc110663985"/>
            <w:bookmarkStart w:id="159" w:name="_Toc111023427"/>
            <w:bookmarkStart w:id="160" w:name="_Toc111460872"/>
            <w:bookmarkStart w:id="161" w:name="_Toc114646151"/>
            <w:bookmarkStart w:id="162" w:name="_Toc114651409"/>
            <w:bookmarkStart w:id="163" w:name="_Toc110663004"/>
            <w:bookmarkStart w:id="164" w:name="_Toc110664000"/>
            <w:bookmarkStart w:id="165" w:name="_Toc111023442"/>
            <w:bookmarkStart w:id="166" w:name="_Toc111460887"/>
            <w:bookmarkStart w:id="167" w:name="_Toc114646166"/>
            <w:bookmarkStart w:id="168" w:name="_Toc114651424"/>
            <w:bookmarkStart w:id="169" w:name="_Toc110663017"/>
            <w:bookmarkStart w:id="170" w:name="_Toc110664013"/>
            <w:bookmarkStart w:id="171" w:name="_Toc111023455"/>
            <w:bookmarkStart w:id="172" w:name="_Toc111460900"/>
            <w:bookmarkStart w:id="173" w:name="_Toc114646179"/>
            <w:bookmarkStart w:id="174" w:name="_Toc114651437"/>
            <w:bookmarkStart w:id="175" w:name="_Toc110663029"/>
            <w:bookmarkStart w:id="176" w:name="_Toc110664025"/>
            <w:bookmarkStart w:id="177" w:name="_Toc111023467"/>
            <w:bookmarkStart w:id="178" w:name="_Toc111460912"/>
            <w:bookmarkStart w:id="179" w:name="_Toc114646191"/>
            <w:bookmarkStart w:id="180" w:name="_Toc114651449"/>
            <w:bookmarkStart w:id="181" w:name="_Toc110663042"/>
            <w:bookmarkStart w:id="182" w:name="_Toc110664038"/>
            <w:bookmarkStart w:id="183" w:name="_Toc111023480"/>
            <w:bookmarkStart w:id="184" w:name="_Toc111460925"/>
            <w:bookmarkStart w:id="185" w:name="_Toc114646204"/>
            <w:bookmarkStart w:id="186" w:name="_Toc114651462"/>
            <w:bookmarkStart w:id="187" w:name="_Toc110663056"/>
            <w:bookmarkStart w:id="188" w:name="_Toc110664052"/>
            <w:bookmarkStart w:id="189" w:name="_Toc111023494"/>
            <w:bookmarkStart w:id="190" w:name="_Toc111460939"/>
            <w:bookmarkStart w:id="191" w:name="_Toc114646218"/>
            <w:bookmarkStart w:id="192" w:name="_Toc114651476"/>
            <w:bookmarkStart w:id="193" w:name="_Toc110663069"/>
            <w:bookmarkStart w:id="194" w:name="_Toc110664065"/>
            <w:bookmarkStart w:id="195" w:name="_Toc111023507"/>
            <w:bookmarkStart w:id="196" w:name="_Toc111460952"/>
            <w:bookmarkStart w:id="197" w:name="_Toc114646231"/>
            <w:bookmarkStart w:id="198" w:name="_Toc114651489"/>
            <w:bookmarkStart w:id="199" w:name="_Toc110663081"/>
            <w:bookmarkStart w:id="200" w:name="_Toc110664077"/>
            <w:bookmarkStart w:id="201" w:name="_Toc111023519"/>
            <w:bookmarkStart w:id="202" w:name="_Toc111460964"/>
            <w:bookmarkStart w:id="203" w:name="_Toc114646243"/>
            <w:bookmarkStart w:id="204" w:name="_Toc114651501"/>
            <w:bookmarkStart w:id="205" w:name="_Toc110663093"/>
            <w:bookmarkStart w:id="206" w:name="_Toc110664089"/>
            <w:bookmarkStart w:id="207" w:name="_Toc111023531"/>
            <w:bookmarkStart w:id="208" w:name="_Toc111460976"/>
            <w:bookmarkStart w:id="209" w:name="_Toc114646255"/>
            <w:bookmarkStart w:id="210" w:name="_Toc114651513"/>
            <w:bookmarkStart w:id="211" w:name="_Toc110663137"/>
            <w:bookmarkStart w:id="212" w:name="_Toc110664133"/>
            <w:bookmarkStart w:id="213" w:name="_Toc111023575"/>
            <w:bookmarkStart w:id="214" w:name="_Toc111461020"/>
            <w:bookmarkStart w:id="215" w:name="_Toc114646299"/>
            <w:bookmarkStart w:id="216" w:name="_Toc114651557"/>
            <w:bookmarkStart w:id="217" w:name="_Toc110663156"/>
            <w:bookmarkStart w:id="218" w:name="_Toc110664152"/>
            <w:bookmarkStart w:id="219" w:name="_Toc111023594"/>
            <w:bookmarkStart w:id="220" w:name="_Toc111461039"/>
            <w:bookmarkStart w:id="221" w:name="_Toc114646318"/>
            <w:bookmarkStart w:id="222" w:name="_Toc114651576"/>
            <w:bookmarkStart w:id="223" w:name="_Toc110663172"/>
            <w:bookmarkStart w:id="224" w:name="_Toc110664168"/>
            <w:bookmarkStart w:id="225" w:name="_Toc111023610"/>
            <w:bookmarkStart w:id="226" w:name="_Toc111461055"/>
            <w:bookmarkStart w:id="227" w:name="_Toc114646334"/>
            <w:bookmarkStart w:id="228" w:name="_Toc114651592"/>
            <w:bookmarkStart w:id="229" w:name="_Toc110663189"/>
            <w:bookmarkStart w:id="230" w:name="_Toc110664185"/>
            <w:bookmarkStart w:id="231" w:name="_Toc111023627"/>
            <w:bookmarkStart w:id="232" w:name="_Toc111461072"/>
            <w:bookmarkStart w:id="233" w:name="_Toc114646351"/>
            <w:bookmarkStart w:id="234" w:name="_Toc114651609"/>
            <w:bookmarkStart w:id="235" w:name="_Toc110663205"/>
            <w:bookmarkStart w:id="236" w:name="_Toc110664201"/>
            <w:bookmarkStart w:id="237" w:name="_Toc111023643"/>
            <w:bookmarkStart w:id="238" w:name="_Toc111461088"/>
            <w:bookmarkStart w:id="239" w:name="_Toc114646367"/>
            <w:bookmarkStart w:id="240" w:name="_Toc114651625"/>
            <w:bookmarkStart w:id="241" w:name="_Toc110663224"/>
            <w:bookmarkStart w:id="242" w:name="_Toc110664220"/>
            <w:bookmarkStart w:id="243" w:name="_Toc111023662"/>
            <w:bookmarkStart w:id="244" w:name="_Toc111461107"/>
            <w:bookmarkStart w:id="245" w:name="_Toc114646386"/>
            <w:bookmarkStart w:id="246" w:name="_Toc114651644"/>
            <w:bookmarkStart w:id="247" w:name="_Toc110663252"/>
            <w:bookmarkStart w:id="248" w:name="_Toc110664248"/>
            <w:bookmarkStart w:id="249" w:name="_Toc111023690"/>
            <w:bookmarkStart w:id="250" w:name="_Toc111461135"/>
            <w:bookmarkStart w:id="251" w:name="_Toc114646414"/>
            <w:bookmarkStart w:id="252" w:name="_Toc114651672"/>
            <w:bookmarkStart w:id="253" w:name="_Toc110663270"/>
            <w:bookmarkStart w:id="254" w:name="_Toc110664266"/>
            <w:bookmarkStart w:id="255" w:name="_Toc111023708"/>
            <w:bookmarkStart w:id="256" w:name="_Toc111461153"/>
            <w:bookmarkStart w:id="257" w:name="_Toc114646432"/>
            <w:bookmarkStart w:id="258" w:name="_Toc114651690"/>
            <w:bookmarkStart w:id="259" w:name="_Toc110663287"/>
            <w:bookmarkStart w:id="260" w:name="_Toc110664283"/>
            <w:bookmarkStart w:id="261" w:name="_Toc111023725"/>
            <w:bookmarkStart w:id="262" w:name="_Toc111461170"/>
            <w:bookmarkStart w:id="263" w:name="_Toc114646449"/>
            <w:bookmarkStart w:id="264" w:name="_Toc114651707"/>
            <w:bookmarkStart w:id="265" w:name="_Toc110663309"/>
            <w:bookmarkStart w:id="266" w:name="_Toc110664305"/>
            <w:bookmarkStart w:id="267" w:name="_Toc111023747"/>
            <w:bookmarkStart w:id="268" w:name="_Toc111461192"/>
            <w:bookmarkStart w:id="269" w:name="_Toc114646471"/>
            <w:bookmarkStart w:id="270" w:name="_Toc114651729"/>
            <w:bookmarkStart w:id="271" w:name="_Toc110663330"/>
            <w:bookmarkStart w:id="272" w:name="_Toc110664326"/>
            <w:bookmarkStart w:id="273" w:name="_Toc111023768"/>
            <w:bookmarkStart w:id="274" w:name="_Toc111461213"/>
            <w:bookmarkStart w:id="275" w:name="_Toc114646492"/>
            <w:bookmarkStart w:id="276" w:name="_Toc114651750"/>
            <w:bookmarkStart w:id="277" w:name="_Toc110663348"/>
            <w:bookmarkStart w:id="278" w:name="_Toc110664344"/>
            <w:bookmarkStart w:id="279" w:name="_Toc111023786"/>
            <w:bookmarkStart w:id="280" w:name="_Toc111461231"/>
            <w:bookmarkStart w:id="281" w:name="_Toc114646510"/>
            <w:bookmarkStart w:id="282" w:name="_Toc114651768"/>
            <w:bookmarkStart w:id="283" w:name="_Toc110663361"/>
            <w:bookmarkStart w:id="284" w:name="_Toc110664357"/>
            <w:bookmarkStart w:id="285" w:name="_Toc111023799"/>
            <w:bookmarkStart w:id="286" w:name="_Toc111461244"/>
            <w:bookmarkStart w:id="287" w:name="_Toc114646523"/>
            <w:bookmarkStart w:id="288" w:name="_Toc114651781"/>
            <w:bookmarkStart w:id="289" w:name="_Toc110663382"/>
            <w:bookmarkStart w:id="290" w:name="_Toc110664378"/>
            <w:bookmarkStart w:id="291" w:name="_Toc111023820"/>
            <w:bookmarkStart w:id="292" w:name="_Toc111461265"/>
            <w:bookmarkStart w:id="293" w:name="_Toc114646544"/>
            <w:bookmarkStart w:id="294" w:name="_Toc114651802"/>
            <w:bookmarkStart w:id="295" w:name="_Toc110663407"/>
            <w:bookmarkStart w:id="296" w:name="_Toc110664403"/>
            <w:bookmarkStart w:id="297" w:name="_Toc111023845"/>
            <w:bookmarkStart w:id="298" w:name="_Toc111461290"/>
            <w:bookmarkStart w:id="299" w:name="_Toc114646569"/>
            <w:bookmarkStart w:id="300" w:name="_Toc114651827"/>
            <w:bookmarkStart w:id="301" w:name="_Toc110663419"/>
            <w:bookmarkStart w:id="302" w:name="_Toc110664415"/>
            <w:bookmarkStart w:id="303" w:name="_Toc111023857"/>
            <w:bookmarkStart w:id="304" w:name="_Toc111461302"/>
            <w:bookmarkStart w:id="305" w:name="_Toc114646581"/>
            <w:bookmarkStart w:id="306" w:name="_Toc114651839"/>
            <w:bookmarkStart w:id="307" w:name="_Toc110663432"/>
            <w:bookmarkStart w:id="308" w:name="_Toc110664428"/>
            <w:bookmarkStart w:id="309" w:name="_Toc111023870"/>
            <w:bookmarkStart w:id="310" w:name="_Toc111461315"/>
            <w:bookmarkStart w:id="311" w:name="_Toc114646594"/>
            <w:bookmarkStart w:id="312" w:name="_Toc114651852"/>
            <w:bookmarkStart w:id="313" w:name="_Toc110663443"/>
            <w:bookmarkStart w:id="314" w:name="_Toc110664439"/>
            <w:bookmarkStart w:id="315" w:name="_Toc111023881"/>
            <w:bookmarkStart w:id="316" w:name="_Toc111461326"/>
            <w:bookmarkStart w:id="317" w:name="_Toc114646605"/>
            <w:bookmarkStart w:id="318" w:name="_Toc114651863"/>
            <w:bookmarkStart w:id="319" w:name="_Toc110663445"/>
            <w:bookmarkStart w:id="320" w:name="_Toc110664441"/>
            <w:bookmarkStart w:id="321" w:name="_Toc111023883"/>
            <w:bookmarkStart w:id="322" w:name="_Toc111461328"/>
            <w:bookmarkStart w:id="323" w:name="_Toc114646607"/>
            <w:bookmarkStart w:id="324" w:name="_Toc114651865"/>
            <w:bookmarkStart w:id="325" w:name="_Toc110663470"/>
            <w:bookmarkStart w:id="326" w:name="_Toc110664466"/>
            <w:bookmarkStart w:id="327" w:name="_Toc111023908"/>
            <w:bookmarkStart w:id="328" w:name="_Toc111461353"/>
            <w:bookmarkStart w:id="329" w:name="_Toc114646632"/>
            <w:bookmarkStart w:id="330" w:name="_Toc114651890"/>
            <w:bookmarkStart w:id="331" w:name="_Toc110663495"/>
            <w:bookmarkStart w:id="332" w:name="_Toc110664491"/>
            <w:bookmarkStart w:id="333" w:name="_Toc111023933"/>
            <w:bookmarkStart w:id="334" w:name="_Toc111461378"/>
            <w:bookmarkStart w:id="335" w:name="_Toc114646657"/>
            <w:bookmarkStart w:id="336" w:name="_Toc114651915"/>
            <w:bookmarkStart w:id="337" w:name="_Toc110663506"/>
            <w:bookmarkStart w:id="338" w:name="_Toc110664502"/>
            <w:bookmarkStart w:id="339" w:name="_Toc111023944"/>
            <w:bookmarkStart w:id="340" w:name="_Toc111461389"/>
            <w:bookmarkStart w:id="341" w:name="_Toc114646668"/>
            <w:bookmarkStart w:id="342" w:name="_Toc114651926"/>
            <w:bookmarkStart w:id="343" w:name="_Toc110663508"/>
            <w:bookmarkStart w:id="344" w:name="_Toc110664504"/>
            <w:bookmarkStart w:id="345" w:name="_Toc111023946"/>
            <w:bookmarkStart w:id="346" w:name="_Toc111461391"/>
            <w:bookmarkStart w:id="347" w:name="_Toc114646670"/>
            <w:bookmarkStart w:id="348" w:name="_Toc114651928"/>
            <w:bookmarkStart w:id="349" w:name="_Toc110663510"/>
            <w:bookmarkStart w:id="350" w:name="_Toc110664506"/>
            <w:bookmarkStart w:id="351" w:name="_Toc111023948"/>
            <w:bookmarkStart w:id="352" w:name="_Toc111461393"/>
            <w:bookmarkStart w:id="353" w:name="_Toc114646672"/>
            <w:bookmarkStart w:id="354" w:name="_Toc114651930"/>
            <w:bookmarkStart w:id="355" w:name="_Toc110663512"/>
            <w:bookmarkStart w:id="356" w:name="_Toc110664508"/>
            <w:bookmarkStart w:id="357" w:name="_Toc111023950"/>
            <w:bookmarkStart w:id="358" w:name="_Toc111461395"/>
            <w:bookmarkStart w:id="359" w:name="_Toc114646674"/>
            <w:bookmarkStart w:id="360" w:name="_Toc114651932"/>
            <w:bookmarkStart w:id="361" w:name="_Toc110663551"/>
            <w:bookmarkStart w:id="362" w:name="_Toc110664547"/>
            <w:bookmarkStart w:id="363" w:name="_Toc110663553"/>
            <w:bookmarkStart w:id="364" w:name="_Toc110664549"/>
            <w:bookmarkStart w:id="365" w:name="_Toc110663554"/>
            <w:bookmarkStart w:id="366" w:name="_Toc110664550"/>
            <w:bookmarkStart w:id="367" w:name="_Toc110663555"/>
            <w:bookmarkStart w:id="368" w:name="_Toc110664551"/>
            <w:bookmarkStart w:id="369" w:name="_Toc110663556"/>
            <w:bookmarkStart w:id="370" w:name="_Toc110664552"/>
            <w:bookmarkStart w:id="371" w:name="_Toc110663558"/>
            <w:bookmarkStart w:id="372" w:name="_Toc110664554"/>
            <w:bookmarkStart w:id="373" w:name="_Toc110663559"/>
            <w:bookmarkStart w:id="374" w:name="_Toc110664555"/>
            <w:bookmarkStart w:id="375" w:name="_Toc110663561"/>
            <w:bookmarkStart w:id="376" w:name="_Toc110664557"/>
            <w:bookmarkStart w:id="377" w:name="_Toc110663563"/>
            <w:bookmarkStart w:id="378" w:name="_Toc110664559"/>
            <w:bookmarkStart w:id="379" w:name="_Toc110663566"/>
            <w:bookmarkStart w:id="380" w:name="_Toc110664562"/>
            <w:bookmarkStart w:id="381" w:name="_Toc110663567"/>
            <w:bookmarkStart w:id="382" w:name="_Toc110664563"/>
            <w:bookmarkStart w:id="383" w:name="_Toc110663568"/>
            <w:bookmarkStart w:id="384" w:name="_Toc110664564"/>
            <w:bookmarkStart w:id="385" w:name="_Toc110663569"/>
            <w:bookmarkStart w:id="386" w:name="_Toc110664565"/>
            <w:bookmarkStart w:id="387" w:name="_Toc110663588"/>
            <w:bookmarkStart w:id="388" w:name="_Toc110664584"/>
            <w:bookmarkStart w:id="389" w:name="_Toc110663589"/>
            <w:bookmarkStart w:id="390" w:name="_Toc110664585"/>
            <w:bookmarkStart w:id="391" w:name="_Toc110663590"/>
            <w:bookmarkStart w:id="392" w:name="_Toc110664586"/>
            <w:bookmarkStart w:id="393" w:name="_Toc110663591"/>
            <w:bookmarkStart w:id="394" w:name="_Toc110664587"/>
            <w:bookmarkStart w:id="395" w:name="_Toc177318308"/>
            <w:bookmarkStart w:id="396" w:name="_Toc185060765"/>
            <w:bookmarkStart w:id="397" w:name="_Toc102979638"/>
            <w:bookmarkStart w:id="398" w:name="_Toc102979643"/>
            <w:bookmarkStart w:id="399" w:name="_Toc102979649"/>
            <w:bookmarkStart w:id="400" w:name="_Toc102979659"/>
            <w:bookmarkStart w:id="401" w:name="X_Ref389561592"/>
            <w:bookmarkStart w:id="402" w:name="_Toc177318321"/>
            <w:bookmarkStart w:id="403" w:name="_Toc114646699"/>
            <w:bookmarkStart w:id="404" w:name="_Toc114651957"/>
            <w:bookmarkStart w:id="405" w:name="_Toc114646700"/>
            <w:bookmarkStart w:id="406" w:name="_Toc114651958"/>
            <w:bookmarkStart w:id="407" w:name="_Toc114646701"/>
            <w:bookmarkStart w:id="408" w:name="_Toc114651959"/>
            <w:bookmarkStart w:id="409" w:name="_Toc114646702"/>
            <w:bookmarkStart w:id="410" w:name="_Toc114651960"/>
            <w:bookmarkStart w:id="411" w:name="X_Ref389554237"/>
            <w:bookmarkStart w:id="412" w:name="_Toc114646714"/>
            <w:bookmarkStart w:id="413" w:name="_Toc114651972"/>
            <w:bookmarkStart w:id="414" w:name="_Toc114646720"/>
            <w:bookmarkStart w:id="415" w:name="_Toc114651978"/>
            <w:bookmarkStart w:id="416" w:name="_Toc114646725"/>
            <w:bookmarkStart w:id="417" w:name="_Toc114651983"/>
            <w:bookmarkStart w:id="418" w:name="_Toc114646734"/>
            <w:bookmarkStart w:id="419" w:name="_Toc114651992"/>
            <w:bookmarkStart w:id="420" w:name="_Toc177318333"/>
            <w:bookmarkStart w:id="421" w:name="_Toc114652005"/>
            <w:bookmarkStart w:id="422" w:name="_Toc123025514"/>
            <w:bookmarkStart w:id="423" w:name="_Toc123025515"/>
            <w:bookmarkStart w:id="424" w:name="_Toc123025516"/>
            <w:bookmarkStart w:id="425" w:name="_Toc123025517"/>
            <w:bookmarkStart w:id="426" w:name="_Toc123025518"/>
            <w:bookmarkStart w:id="427" w:name="_Toc123025520"/>
            <w:bookmarkStart w:id="428" w:name="_Toc123025522"/>
            <w:bookmarkStart w:id="429" w:name="_Toc123025524"/>
            <w:bookmarkStart w:id="430" w:name="_Toc123025527"/>
            <w:bookmarkStart w:id="431" w:name="_Toc123025529"/>
            <w:bookmarkStart w:id="432" w:name="_Toc123025531"/>
            <w:bookmarkStart w:id="433" w:name="_Toc185060800"/>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r w:rsidRPr="00024F8B">
              <w:rPr>
                <w:rFonts w:ascii="Verdana" w:hAnsi="Verdana"/>
                <w:noProof/>
                <w:color w:val="336699"/>
              </w:rPr>
              <w:drawing>
                <wp:inline distT="0" distB="0" distL="0" distR="0" wp14:anchorId="2550A45B" wp14:editId="21BE0F67">
                  <wp:extent cx="713105" cy="293370"/>
                  <wp:effectExtent l="19050" t="0" r="0" b="0"/>
                  <wp:docPr id="318" name="Picture 318">
                    <a:hlinkClick xmlns:a="http://schemas.openxmlformats.org/drawingml/2006/main" r:id="rId35" tgtFrame="new"/>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713105" cy="293370"/>
                          </a:xfrm>
                          <a:prstGeom prst="rect">
                            <a:avLst/>
                          </a:prstGeom>
                          <a:noFill/>
                          <a:ln w="9525">
                            <a:noFill/>
                            <a:miter lim="800000"/>
                            <a:headEnd/>
                            <a:tailEnd/>
                          </a:ln>
                        </pic:spPr>
                      </pic:pic>
                    </a:graphicData>
                  </a:graphic>
                </wp:inline>
              </w:drawing>
            </w:r>
          </w:p>
        </w:tc>
        <w:tc>
          <w:tcPr>
            <w:tcW w:w="2505" w:type="dxa"/>
            <w:hideMark/>
          </w:tcPr>
          <w:p w14:paraId="71AB4A30" w14:textId="57B797E3" w:rsidR="0035617F" w:rsidRPr="00536198" w:rsidRDefault="0035617F" w:rsidP="00ED2FBB">
            <w:pPr>
              <w:spacing w:line="316" w:lineRule="atLeast"/>
              <w:jc w:val="center"/>
              <w:rPr>
                <w:rFonts w:ascii="Verdana" w:hAnsi="Verdana"/>
                <w:color w:val="000000"/>
              </w:rPr>
            </w:pPr>
            <w:r w:rsidRPr="00024F8B">
              <w:rPr>
                <w:rFonts w:ascii="Verdana" w:hAnsi="Verdana"/>
                <w:noProof/>
                <w:color w:val="336699"/>
              </w:rPr>
              <w:drawing>
                <wp:inline distT="0" distB="0" distL="0" distR="0" wp14:anchorId="650869DB" wp14:editId="0ED1E801">
                  <wp:extent cx="1241425" cy="427990"/>
                  <wp:effectExtent l="19050" t="0" r="0" b="0"/>
                  <wp:docPr id="53" name="Picture 53">
                    <a:hlinkClick xmlns:a="http://schemas.openxmlformats.org/drawingml/2006/main" r:id="rId37" tgtFrame="new"/>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srcRect/>
                          <a:stretch>
                            <a:fillRect/>
                          </a:stretch>
                        </pic:blipFill>
                        <pic:spPr bwMode="auto">
                          <a:xfrm>
                            <a:off x="0" y="0"/>
                            <a:ext cx="1241425" cy="427990"/>
                          </a:xfrm>
                          <a:prstGeom prst="rect">
                            <a:avLst/>
                          </a:prstGeom>
                          <a:noFill/>
                          <a:ln w="9525">
                            <a:noFill/>
                            <a:miter lim="800000"/>
                            <a:headEnd/>
                            <a:tailEnd/>
                          </a:ln>
                        </pic:spPr>
                      </pic:pic>
                    </a:graphicData>
                  </a:graphic>
                </wp:inline>
              </w:drawing>
            </w:r>
          </w:p>
        </w:tc>
        <w:tc>
          <w:tcPr>
            <w:tcW w:w="2400" w:type="dxa"/>
            <w:hideMark/>
          </w:tcPr>
          <w:p w14:paraId="534A167C" w14:textId="5F6F1713" w:rsidR="0035617F" w:rsidRPr="00536198" w:rsidRDefault="0035617F" w:rsidP="00ED2FBB">
            <w:pPr>
              <w:spacing w:line="316" w:lineRule="atLeast"/>
              <w:jc w:val="center"/>
              <w:rPr>
                <w:rFonts w:ascii="Verdana" w:hAnsi="Verdana"/>
                <w:color w:val="000000"/>
              </w:rPr>
            </w:pPr>
            <w:r w:rsidRPr="003A52D2">
              <w:rPr>
                <w:rFonts w:ascii="Verdana" w:hAnsi="Verdana"/>
                <w:noProof/>
                <w:color w:val="000000"/>
              </w:rPr>
              <w:drawing>
                <wp:inline distT="0" distB="0" distL="0" distR="0" wp14:anchorId="2E4CB47E" wp14:editId="1C6A70CC">
                  <wp:extent cx="758500" cy="435313"/>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77228" cy="446061"/>
                          </a:xfrm>
                          <a:prstGeom prst="rect">
                            <a:avLst/>
                          </a:prstGeom>
                        </pic:spPr>
                      </pic:pic>
                    </a:graphicData>
                  </a:graphic>
                </wp:inline>
              </w:drawing>
            </w:r>
          </w:p>
        </w:tc>
        <w:bookmarkStart w:id="434" w:name="_GoBack"/>
        <w:bookmarkEnd w:id="434"/>
      </w:tr>
    </w:tbl>
    <w:p w14:paraId="0D99E8BB" w14:textId="2EAF3E5C" w:rsidR="00B34E85" w:rsidRDefault="00B34E85" w:rsidP="003E223F">
      <w:pPr>
        <w:pStyle w:val="TOCHeading"/>
        <w:jc w:val="left"/>
      </w:pPr>
    </w:p>
    <w:sdt>
      <w:sdtPr>
        <w:rPr>
          <w:rFonts w:ascii="Palatino Linotype" w:eastAsia="MS Mincho" w:hAnsi="Palatino Linotype" w:cs="Palatino"/>
          <w:b w:val="0"/>
          <w:bCs w:val="0"/>
          <w:color w:val="000000" w:themeColor="text1"/>
          <w:sz w:val="20"/>
          <w:szCs w:val="20"/>
          <w:lang w:eastAsia="en-US"/>
        </w:rPr>
        <w:id w:val="1819150012"/>
        <w:docPartObj>
          <w:docPartGallery w:val="Table of Contents"/>
          <w:docPartUnique/>
        </w:docPartObj>
      </w:sdtPr>
      <w:sdtEndPr>
        <w:rPr>
          <w:noProof/>
          <w:color w:val="auto"/>
        </w:rPr>
      </w:sdtEndPr>
      <w:sdtContent>
        <w:p w14:paraId="0DF4F628" w14:textId="328E0671" w:rsidR="007D3A6D" w:rsidRPr="00B34E85" w:rsidRDefault="006A323F">
          <w:pPr>
            <w:pStyle w:val="TOCHeading"/>
            <w:rPr>
              <w:rFonts w:ascii="Palatino Linotype" w:hAnsi="Palatino Linotype"/>
              <w:color w:val="000000" w:themeColor="text1"/>
            </w:rPr>
          </w:pPr>
          <w:r>
            <w:rPr>
              <w:rFonts w:ascii="Palatino Linotype" w:hAnsi="Palatino Linotype"/>
              <w:color w:val="000000" w:themeColor="text1"/>
            </w:rPr>
            <w:t>TABLE OF CONTENTS</w:t>
          </w:r>
        </w:p>
        <w:p w14:paraId="35D93A55" w14:textId="77777777" w:rsidR="007D3A6D" w:rsidRDefault="007D3A6D">
          <w:pPr>
            <w:pStyle w:val="TOC2"/>
            <w:tabs>
              <w:tab w:val="right" w:pos="10430"/>
            </w:tabs>
            <w:rPr>
              <w:rFonts w:eastAsiaTheme="minorEastAsia" w:cstheme="minorBidi"/>
              <w:noProof/>
              <w:sz w:val="24"/>
              <w:szCs w:val="24"/>
            </w:rPr>
          </w:pPr>
          <w:r>
            <w:fldChar w:fldCharType="begin"/>
          </w:r>
          <w:r>
            <w:instrText xml:space="preserve"> TOC \o "1-3" \h \z \u </w:instrText>
          </w:r>
          <w:r>
            <w:fldChar w:fldCharType="separate"/>
          </w:r>
          <w:hyperlink w:anchor="_Toc465940689" w:history="1">
            <w:r w:rsidRPr="00134E58">
              <w:rPr>
                <w:rStyle w:val="Hyperlink"/>
                <w:noProof/>
              </w:rPr>
              <w:t>Acknowledgments</w:t>
            </w:r>
            <w:r>
              <w:rPr>
                <w:noProof/>
                <w:webHidden/>
              </w:rPr>
              <w:tab/>
            </w:r>
            <w:r>
              <w:rPr>
                <w:noProof/>
                <w:webHidden/>
              </w:rPr>
              <w:fldChar w:fldCharType="begin"/>
            </w:r>
            <w:r>
              <w:rPr>
                <w:noProof/>
                <w:webHidden/>
              </w:rPr>
              <w:instrText xml:space="preserve"> PAGEREF _Toc465940689 \h </w:instrText>
            </w:r>
            <w:r>
              <w:rPr>
                <w:noProof/>
                <w:webHidden/>
              </w:rPr>
            </w:r>
            <w:r>
              <w:rPr>
                <w:noProof/>
                <w:webHidden/>
              </w:rPr>
              <w:fldChar w:fldCharType="separate"/>
            </w:r>
            <w:r>
              <w:rPr>
                <w:noProof/>
                <w:webHidden/>
              </w:rPr>
              <w:t>8</w:t>
            </w:r>
            <w:r>
              <w:rPr>
                <w:noProof/>
                <w:webHidden/>
              </w:rPr>
              <w:fldChar w:fldCharType="end"/>
            </w:r>
          </w:hyperlink>
        </w:p>
        <w:p w14:paraId="699F9A08" w14:textId="77777777" w:rsidR="007D3A6D" w:rsidRDefault="00107D86">
          <w:pPr>
            <w:pStyle w:val="TOC2"/>
            <w:tabs>
              <w:tab w:val="right" w:pos="10430"/>
            </w:tabs>
            <w:rPr>
              <w:rFonts w:eastAsiaTheme="minorEastAsia" w:cstheme="minorBidi"/>
              <w:noProof/>
              <w:sz w:val="24"/>
              <w:szCs w:val="24"/>
            </w:rPr>
          </w:pPr>
          <w:hyperlink w:anchor="_Toc465940690" w:history="1">
            <w:r w:rsidR="007D3A6D" w:rsidRPr="00134E58">
              <w:rPr>
                <w:rStyle w:val="Hyperlink"/>
                <w:noProof/>
              </w:rPr>
              <w:t>Document Revision History</w:t>
            </w:r>
            <w:r w:rsidR="007D3A6D">
              <w:rPr>
                <w:noProof/>
                <w:webHidden/>
              </w:rPr>
              <w:tab/>
            </w:r>
            <w:r w:rsidR="007D3A6D">
              <w:rPr>
                <w:noProof/>
                <w:webHidden/>
              </w:rPr>
              <w:fldChar w:fldCharType="begin"/>
            </w:r>
            <w:r w:rsidR="007D3A6D">
              <w:rPr>
                <w:noProof/>
                <w:webHidden/>
              </w:rPr>
              <w:instrText xml:space="preserve"> PAGEREF _Toc465940690 \h </w:instrText>
            </w:r>
            <w:r w:rsidR="007D3A6D">
              <w:rPr>
                <w:noProof/>
                <w:webHidden/>
              </w:rPr>
            </w:r>
            <w:r w:rsidR="007D3A6D">
              <w:rPr>
                <w:noProof/>
                <w:webHidden/>
              </w:rPr>
              <w:fldChar w:fldCharType="separate"/>
            </w:r>
            <w:r w:rsidR="007D3A6D">
              <w:rPr>
                <w:noProof/>
                <w:webHidden/>
              </w:rPr>
              <w:t>8</w:t>
            </w:r>
            <w:r w:rsidR="007D3A6D">
              <w:rPr>
                <w:noProof/>
                <w:webHidden/>
              </w:rPr>
              <w:fldChar w:fldCharType="end"/>
            </w:r>
          </w:hyperlink>
        </w:p>
        <w:p w14:paraId="2AE505DD" w14:textId="77777777" w:rsidR="007D3A6D" w:rsidRDefault="00107D86">
          <w:pPr>
            <w:pStyle w:val="TOC2"/>
            <w:tabs>
              <w:tab w:val="right" w:pos="10430"/>
            </w:tabs>
            <w:rPr>
              <w:rFonts w:eastAsiaTheme="minorEastAsia" w:cstheme="minorBidi"/>
              <w:noProof/>
              <w:sz w:val="24"/>
              <w:szCs w:val="24"/>
            </w:rPr>
          </w:pPr>
          <w:hyperlink w:anchor="_Toc465940691" w:history="1">
            <w:r w:rsidR="007D3A6D" w:rsidRPr="00134E58">
              <w:rPr>
                <w:rStyle w:val="Hyperlink"/>
                <w:b/>
                <w:noProof/>
              </w:rPr>
              <w:t>TPC Membership</w:t>
            </w:r>
            <w:r w:rsidR="007D3A6D">
              <w:rPr>
                <w:noProof/>
                <w:webHidden/>
              </w:rPr>
              <w:tab/>
            </w:r>
            <w:r w:rsidR="007D3A6D">
              <w:rPr>
                <w:noProof/>
                <w:webHidden/>
              </w:rPr>
              <w:fldChar w:fldCharType="begin"/>
            </w:r>
            <w:r w:rsidR="007D3A6D">
              <w:rPr>
                <w:noProof/>
                <w:webHidden/>
              </w:rPr>
              <w:instrText xml:space="preserve"> PAGEREF _Toc465940691 \h </w:instrText>
            </w:r>
            <w:r w:rsidR="007D3A6D">
              <w:rPr>
                <w:noProof/>
                <w:webHidden/>
              </w:rPr>
            </w:r>
            <w:r w:rsidR="007D3A6D">
              <w:rPr>
                <w:noProof/>
                <w:webHidden/>
              </w:rPr>
              <w:fldChar w:fldCharType="separate"/>
            </w:r>
            <w:r w:rsidR="007D3A6D">
              <w:rPr>
                <w:noProof/>
                <w:webHidden/>
              </w:rPr>
              <w:t>8</w:t>
            </w:r>
            <w:r w:rsidR="007D3A6D">
              <w:rPr>
                <w:noProof/>
                <w:webHidden/>
              </w:rPr>
              <w:fldChar w:fldCharType="end"/>
            </w:r>
          </w:hyperlink>
        </w:p>
        <w:p w14:paraId="2F1ECAC6" w14:textId="77777777" w:rsidR="007D3A6D" w:rsidRDefault="00107D86">
          <w:pPr>
            <w:pStyle w:val="TOC2"/>
            <w:tabs>
              <w:tab w:val="right" w:pos="10430"/>
            </w:tabs>
            <w:rPr>
              <w:rFonts w:eastAsiaTheme="minorEastAsia" w:cstheme="minorBidi"/>
              <w:noProof/>
              <w:sz w:val="24"/>
              <w:szCs w:val="24"/>
            </w:rPr>
          </w:pPr>
          <w:hyperlink w:anchor="_Toc465940692" w:history="1">
            <w:r w:rsidR="007D3A6D" w:rsidRPr="00134E58">
              <w:rPr>
                <w:rStyle w:val="Hyperlink"/>
                <w:noProof/>
              </w:rPr>
              <w:t>Full Members</w:t>
            </w:r>
            <w:r w:rsidR="007D3A6D">
              <w:rPr>
                <w:noProof/>
                <w:webHidden/>
              </w:rPr>
              <w:tab/>
            </w:r>
            <w:r w:rsidR="007D3A6D">
              <w:rPr>
                <w:noProof/>
                <w:webHidden/>
              </w:rPr>
              <w:fldChar w:fldCharType="begin"/>
            </w:r>
            <w:r w:rsidR="007D3A6D">
              <w:rPr>
                <w:noProof/>
                <w:webHidden/>
              </w:rPr>
              <w:instrText xml:space="preserve"> PAGEREF _Toc465940692 \h </w:instrText>
            </w:r>
            <w:r w:rsidR="007D3A6D">
              <w:rPr>
                <w:noProof/>
                <w:webHidden/>
              </w:rPr>
            </w:r>
            <w:r w:rsidR="007D3A6D">
              <w:rPr>
                <w:noProof/>
                <w:webHidden/>
              </w:rPr>
              <w:fldChar w:fldCharType="separate"/>
            </w:r>
            <w:r w:rsidR="007D3A6D">
              <w:rPr>
                <w:noProof/>
                <w:webHidden/>
              </w:rPr>
              <w:t>8</w:t>
            </w:r>
            <w:r w:rsidR="007D3A6D">
              <w:rPr>
                <w:noProof/>
                <w:webHidden/>
              </w:rPr>
              <w:fldChar w:fldCharType="end"/>
            </w:r>
          </w:hyperlink>
        </w:p>
        <w:p w14:paraId="4B55DF74" w14:textId="77777777" w:rsidR="007D3A6D" w:rsidRDefault="00107D86">
          <w:pPr>
            <w:pStyle w:val="TOC2"/>
            <w:tabs>
              <w:tab w:val="right" w:pos="10430"/>
            </w:tabs>
            <w:rPr>
              <w:rFonts w:eastAsiaTheme="minorEastAsia" w:cstheme="minorBidi"/>
              <w:noProof/>
              <w:sz w:val="24"/>
              <w:szCs w:val="24"/>
            </w:rPr>
          </w:pPr>
          <w:hyperlink w:anchor="_Toc465940693" w:history="1">
            <w:r w:rsidR="007D3A6D" w:rsidRPr="00134E58">
              <w:rPr>
                <w:rStyle w:val="Hyperlink"/>
                <w:noProof/>
              </w:rPr>
              <w:t>Associate Members</w:t>
            </w:r>
            <w:r w:rsidR="007D3A6D">
              <w:rPr>
                <w:noProof/>
                <w:webHidden/>
              </w:rPr>
              <w:tab/>
            </w:r>
            <w:r w:rsidR="007D3A6D">
              <w:rPr>
                <w:noProof/>
                <w:webHidden/>
              </w:rPr>
              <w:fldChar w:fldCharType="begin"/>
            </w:r>
            <w:r w:rsidR="007D3A6D">
              <w:rPr>
                <w:noProof/>
                <w:webHidden/>
              </w:rPr>
              <w:instrText xml:space="preserve"> PAGEREF _Toc465940693 \h </w:instrText>
            </w:r>
            <w:r w:rsidR="007D3A6D">
              <w:rPr>
                <w:noProof/>
                <w:webHidden/>
              </w:rPr>
            </w:r>
            <w:r w:rsidR="007D3A6D">
              <w:rPr>
                <w:noProof/>
                <w:webHidden/>
              </w:rPr>
              <w:fldChar w:fldCharType="separate"/>
            </w:r>
            <w:r w:rsidR="007D3A6D">
              <w:rPr>
                <w:noProof/>
                <w:webHidden/>
              </w:rPr>
              <w:t>8</w:t>
            </w:r>
            <w:r w:rsidR="007D3A6D">
              <w:rPr>
                <w:noProof/>
                <w:webHidden/>
              </w:rPr>
              <w:fldChar w:fldCharType="end"/>
            </w:r>
          </w:hyperlink>
        </w:p>
        <w:p w14:paraId="386A3098" w14:textId="77777777" w:rsidR="007D3A6D" w:rsidRDefault="00107D86">
          <w:pPr>
            <w:pStyle w:val="TOC1"/>
            <w:tabs>
              <w:tab w:val="right" w:pos="10430"/>
            </w:tabs>
            <w:rPr>
              <w:rFonts w:eastAsiaTheme="minorEastAsia" w:cstheme="minorBidi"/>
              <w:b w:val="0"/>
              <w:bCs w:val="0"/>
              <w:noProof/>
            </w:rPr>
          </w:pPr>
          <w:hyperlink w:anchor="_Toc465940694" w:history="1">
            <w:r w:rsidR="007D3A6D" w:rsidRPr="00134E58">
              <w:rPr>
                <w:rStyle w:val="Hyperlink"/>
                <w:noProof/>
              </w:rPr>
              <w:t>CLAUSE 1: INTRODUCTION</w:t>
            </w:r>
            <w:r w:rsidR="007D3A6D">
              <w:rPr>
                <w:noProof/>
                <w:webHidden/>
              </w:rPr>
              <w:tab/>
            </w:r>
            <w:r w:rsidR="007D3A6D">
              <w:rPr>
                <w:noProof/>
                <w:webHidden/>
              </w:rPr>
              <w:fldChar w:fldCharType="begin"/>
            </w:r>
            <w:r w:rsidR="007D3A6D">
              <w:rPr>
                <w:noProof/>
                <w:webHidden/>
              </w:rPr>
              <w:instrText xml:space="preserve"> PAGEREF _Toc465940694 \h </w:instrText>
            </w:r>
            <w:r w:rsidR="007D3A6D">
              <w:rPr>
                <w:noProof/>
                <w:webHidden/>
              </w:rPr>
            </w:r>
            <w:r w:rsidR="007D3A6D">
              <w:rPr>
                <w:noProof/>
                <w:webHidden/>
              </w:rPr>
              <w:fldChar w:fldCharType="separate"/>
            </w:r>
            <w:r w:rsidR="007D3A6D">
              <w:rPr>
                <w:noProof/>
                <w:webHidden/>
              </w:rPr>
              <w:t>9</w:t>
            </w:r>
            <w:r w:rsidR="007D3A6D">
              <w:rPr>
                <w:noProof/>
                <w:webHidden/>
              </w:rPr>
              <w:fldChar w:fldCharType="end"/>
            </w:r>
          </w:hyperlink>
        </w:p>
        <w:p w14:paraId="5CD70DAF" w14:textId="77777777" w:rsidR="007D3A6D" w:rsidRDefault="00107D86">
          <w:pPr>
            <w:pStyle w:val="TOC2"/>
            <w:tabs>
              <w:tab w:val="right" w:pos="10430"/>
            </w:tabs>
            <w:rPr>
              <w:rFonts w:eastAsiaTheme="minorEastAsia" w:cstheme="minorBidi"/>
              <w:noProof/>
              <w:sz w:val="24"/>
              <w:szCs w:val="24"/>
            </w:rPr>
          </w:pPr>
          <w:hyperlink w:anchor="_Toc465940695" w:history="1">
            <w:r w:rsidR="007D3A6D" w:rsidRPr="00134E58">
              <w:rPr>
                <w:rStyle w:val="Hyperlink"/>
                <w:noProof/>
              </w:rPr>
              <w:t>1.1 Preamble</w:t>
            </w:r>
            <w:r w:rsidR="007D3A6D">
              <w:rPr>
                <w:noProof/>
                <w:webHidden/>
              </w:rPr>
              <w:tab/>
            </w:r>
            <w:r w:rsidR="007D3A6D">
              <w:rPr>
                <w:noProof/>
                <w:webHidden/>
              </w:rPr>
              <w:fldChar w:fldCharType="begin"/>
            </w:r>
            <w:r w:rsidR="007D3A6D">
              <w:rPr>
                <w:noProof/>
                <w:webHidden/>
              </w:rPr>
              <w:instrText xml:space="preserve"> PAGEREF _Toc465940695 \h </w:instrText>
            </w:r>
            <w:r w:rsidR="007D3A6D">
              <w:rPr>
                <w:noProof/>
                <w:webHidden/>
              </w:rPr>
            </w:r>
            <w:r w:rsidR="007D3A6D">
              <w:rPr>
                <w:noProof/>
                <w:webHidden/>
              </w:rPr>
              <w:fldChar w:fldCharType="separate"/>
            </w:r>
            <w:r w:rsidR="007D3A6D">
              <w:rPr>
                <w:noProof/>
                <w:webHidden/>
              </w:rPr>
              <w:t>9</w:t>
            </w:r>
            <w:r w:rsidR="007D3A6D">
              <w:rPr>
                <w:noProof/>
                <w:webHidden/>
              </w:rPr>
              <w:fldChar w:fldCharType="end"/>
            </w:r>
          </w:hyperlink>
        </w:p>
        <w:p w14:paraId="4134E3F1" w14:textId="77777777" w:rsidR="007D3A6D" w:rsidRDefault="00107D86">
          <w:pPr>
            <w:pStyle w:val="TOC2"/>
            <w:tabs>
              <w:tab w:val="right" w:pos="10430"/>
            </w:tabs>
            <w:rPr>
              <w:rFonts w:eastAsiaTheme="minorEastAsia" w:cstheme="minorBidi"/>
              <w:noProof/>
              <w:sz w:val="24"/>
              <w:szCs w:val="24"/>
            </w:rPr>
          </w:pPr>
          <w:hyperlink w:anchor="_Toc465940696" w:history="1">
            <w:r w:rsidR="007D3A6D" w:rsidRPr="00134E58">
              <w:rPr>
                <w:rStyle w:val="Hyperlink"/>
                <w:noProof/>
              </w:rPr>
              <w:t>1.2 TPCx-HS Kit and Licensing</w:t>
            </w:r>
            <w:r w:rsidR="007D3A6D">
              <w:rPr>
                <w:noProof/>
                <w:webHidden/>
              </w:rPr>
              <w:tab/>
            </w:r>
            <w:r w:rsidR="007D3A6D">
              <w:rPr>
                <w:noProof/>
                <w:webHidden/>
              </w:rPr>
              <w:fldChar w:fldCharType="begin"/>
            </w:r>
            <w:r w:rsidR="007D3A6D">
              <w:rPr>
                <w:noProof/>
                <w:webHidden/>
              </w:rPr>
              <w:instrText xml:space="preserve"> PAGEREF _Toc465940696 \h </w:instrText>
            </w:r>
            <w:r w:rsidR="007D3A6D">
              <w:rPr>
                <w:noProof/>
                <w:webHidden/>
              </w:rPr>
            </w:r>
            <w:r w:rsidR="007D3A6D">
              <w:rPr>
                <w:noProof/>
                <w:webHidden/>
              </w:rPr>
              <w:fldChar w:fldCharType="separate"/>
            </w:r>
            <w:r w:rsidR="007D3A6D">
              <w:rPr>
                <w:noProof/>
                <w:webHidden/>
              </w:rPr>
              <w:t>9</w:t>
            </w:r>
            <w:r w:rsidR="007D3A6D">
              <w:rPr>
                <w:noProof/>
                <w:webHidden/>
              </w:rPr>
              <w:fldChar w:fldCharType="end"/>
            </w:r>
          </w:hyperlink>
        </w:p>
        <w:p w14:paraId="25196793" w14:textId="77777777" w:rsidR="007D3A6D" w:rsidRDefault="00107D86">
          <w:pPr>
            <w:pStyle w:val="TOC2"/>
            <w:tabs>
              <w:tab w:val="right" w:pos="10430"/>
            </w:tabs>
            <w:rPr>
              <w:rFonts w:eastAsiaTheme="minorEastAsia" w:cstheme="minorBidi"/>
              <w:noProof/>
              <w:sz w:val="24"/>
              <w:szCs w:val="24"/>
            </w:rPr>
          </w:pPr>
          <w:hyperlink w:anchor="_Toc465940697" w:history="1">
            <w:r w:rsidR="007D3A6D" w:rsidRPr="00134E58">
              <w:rPr>
                <w:rStyle w:val="Hyperlink"/>
                <w:noProof/>
              </w:rPr>
              <w:t>1.3 General Implementation Guidelines</w:t>
            </w:r>
            <w:r w:rsidR="007D3A6D">
              <w:rPr>
                <w:noProof/>
                <w:webHidden/>
              </w:rPr>
              <w:tab/>
            </w:r>
            <w:r w:rsidR="007D3A6D">
              <w:rPr>
                <w:noProof/>
                <w:webHidden/>
              </w:rPr>
              <w:fldChar w:fldCharType="begin"/>
            </w:r>
            <w:r w:rsidR="007D3A6D">
              <w:rPr>
                <w:noProof/>
                <w:webHidden/>
              </w:rPr>
              <w:instrText xml:space="preserve"> PAGEREF _Toc465940697 \h </w:instrText>
            </w:r>
            <w:r w:rsidR="007D3A6D">
              <w:rPr>
                <w:noProof/>
                <w:webHidden/>
              </w:rPr>
            </w:r>
            <w:r w:rsidR="007D3A6D">
              <w:rPr>
                <w:noProof/>
                <w:webHidden/>
              </w:rPr>
              <w:fldChar w:fldCharType="separate"/>
            </w:r>
            <w:r w:rsidR="007D3A6D">
              <w:rPr>
                <w:noProof/>
                <w:webHidden/>
              </w:rPr>
              <w:t>9</w:t>
            </w:r>
            <w:r w:rsidR="007D3A6D">
              <w:rPr>
                <w:noProof/>
                <w:webHidden/>
              </w:rPr>
              <w:fldChar w:fldCharType="end"/>
            </w:r>
          </w:hyperlink>
        </w:p>
        <w:p w14:paraId="5AA72FC4" w14:textId="77777777" w:rsidR="007D3A6D" w:rsidRDefault="00107D86">
          <w:pPr>
            <w:pStyle w:val="TOC2"/>
            <w:tabs>
              <w:tab w:val="right" w:pos="10430"/>
            </w:tabs>
            <w:rPr>
              <w:rFonts w:eastAsiaTheme="minorEastAsia" w:cstheme="minorBidi"/>
              <w:noProof/>
              <w:sz w:val="24"/>
              <w:szCs w:val="24"/>
            </w:rPr>
          </w:pPr>
          <w:hyperlink w:anchor="_Toc465940698" w:history="1">
            <w:r w:rsidR="007D3A6D" w:rsidRPr="00134E58">
              <w:rPr>
                <w:rStyle w:val="Hyperlink"/>
                <w:noProof/>
              </w:rPr>
              <w:t>1.4 General Measurement Guidelines</w:t>
            </w:r>
            <w:r w:rsidR="007D3A6D">
              <w:rPr>
                <w:noProof/>
                <w:webHidden/>
              </w:rPr>
              <w:tab/>
            </w:r>
            <w:r w:rsidR="007D3A6D">
              <w:rPr>
                <w:noProof/>
                <w:webHidden/>
              </w:rPr>
              <w:fldChar w:fldCharType="begin"/>
            </w:r>
            <w:r w:rsidR="007D3A6D">
              <w:rPr>
                <w:noProof/>
                <w:webHidden/>
              </w:rPr>
              <w:instrText xml:space="preserve"> PAGEREF _Toc465940698 \h </w:instrText>
            </w:r>
            <w:r w:rsidR="007D3A6D">
              <w:rPr>
                <w:noProof/>
                <w:webHidden/>
              </w:rPr>
            </w:r>
            <w:r w:rsidR="007D3A6D">
              <w:rPr>
                <w:noProof/>
                <w:webHidden/>
              </w:rPr>
              <w:fldChar w:fldCharType="separate"/>
            </w:r>
            <w:r w:rsidR="007D3A6D">
              <w:rPr>
                <w:noProof/>
                <w:webHidden/>
              </w:rPr>
              <w:t>10</w:t>
            </w:r>
            <w:r w:rsidR="007D3A6D">
              <w:rPr>
                <w:noProof/>
                <w:webHidden/>
              </w:rPr>
              <w:fldChar w:fldCharType="end"/>
            </w:r>
          </w:hyperlink>
        </w:p>
        <w:p w14:paraId="5AE06956" w14:textId="77777777" w:rsidR="007D3A6D" w:rsidRDefault="00107D86">
          <w:pPr>
            <w:pStyle w:val="TOC1"/>
            <w:tabs>
              <w:tab w:val="right" w:pos="10430"/>
            </w:tabs>
            <w:rPr>
              <w:rFonts w:eastAsiaTheme="minorEastAsia" w:cstheme="minorBidi"/>
              <w:b w:val="0"/>
              <w:bCs w:val="0"/>
              <w:noProof/>
            </w:rPr>
          </w:pPr>
          <w:hyperlink w:anchor="_Toc465940699" w:history="1">
            <w:r w:rsidR="007D3A6D" w:rsidRPr="00134E58">
              <w:rPr>
                <w:rStyle w:val="Hyperlink"/>
                <w:noProof/>
              </w:rPr>
              <w:t>CLAUSE 2: WORKLOAD AND EXECUTION</w:t>
            </w:r>
            <w:r w:rsidR="007D3A6D">
              <w:rPr>
                <w:noProof/>
                <w:webHidden/>
              </w:rPr>
              <w:tab/>
            </w:r>
            <w:r w:rsidR="007D3A6D">
              <w:rPr>
                <w:noProof/>
                <w:webHidden/>
              </w:rPr>
              <w:fldChar w:fldCharType="begin"/>
            </w:r>
            <w:r w:rsidR="007D3A6D">
              <w:rPr>
                <w:noProof/>
                <w:webHidden/>
              </w:rPr>
              <w:instrText xml:space="preserve"> PAGEREF _Toc465940699 \h </w:instrText>
            </w:r>
            <w:r w:rsidR="007D3A6D">
              <w:rPr>
                <w:noProof/>
                <w:webHidden/>
              </w:rPr>
            </w:r>
            <w:r w:rsidR="007D3A6D">
              <w:rPr>
                <w:noProof/>
                <w:webHidden/>
              </w:rPr>
              <w:fldChar w:fldCharType="separate"/>
            </w:r>
            <w:r w:rsidR="007D3A6D">
              <w:rPr>
                <w:noProof/>
                <w:webHidden/>
              </w:rPr>
              <w:t>11</w:t>
            </w:r>
            <w:r w:rsidR="007D3A6D">
              <w:rPr>
                <w:noProof/>
                <w:webHidden/>
              </w:rPr>
              <w:fldChar w:fldCharType="end"/>
            </w:r>
          </w:hyperlink>
        </w:p>
        <w:p w14:paraId="6E360119" w14:textId="77777777" w:rsidR="007D3A6D" w:rsidRDefault="00107D86">
          <w:pPr>
            <w:pStyle w:val="TOC2"/>
            <w:tabs>
              <w:tab w:val="right" w:pos="10430"/>
            </w:tabs>
            <w:rPr>
              <w:rFonts w:eastAsiaTheme="minorEastAsia" w:cstheme="minorBidi"/>
              <w:noProof/>
              <w:sz w:val="24"/>
              <w:szCs w:val="24"/>
            </w:rPr>
          </w:pPr>
          <w:hyperlink w:anchor="_Toc465940700" w:history="1">
            <w:r w:rsidR="007D3A6D" w:rsidRPr="00134E58">
              <w:rPr>
                <w:rStyle w:val="Hyperlink"/>
                <w:noProof/>
              </w:rPr>
              <w:t>2.1 Benchmark Kit</w:t>
            </w:r>
            <w:r w:rsidR="007D3A6D">
              <w:rPr>
                <w:noProof/>
                <w:webHidden/>
              </w:rPr>
              <w:tab/>
            </w:r>
            <w:r w:rsidR="007D3A6D">
              <w:rPr>
                <w:noProof/>
                <w:webHidden/>
              </w:rPr>
              <w:fldChar w:fldCharType="begin"/>
            </w:r>
            <w:r w:rsidR="007D3A6D">
              <w:rPr>
                <w:noProof/>
                <w:webHidden/>
              </w:rPr>
              <w:instrText xml:space="preserve"> PAGEREF _Toc465940700 \h </w:instrText>
            </w:r>
            <w:r w:rsidR="007D3A6D">
              <w:rPr>
                <w:noProof/>
                <w:webHidden/>
              </w:rPr>
            </w:r>
            <w:r w:rsidR="007D3A6D">
              <w:rPr>
                <w:noProof/>
                <w:webHidden/>
              </w:rPr>
              <w:fldChar w:fldCharType="separate"/>
            </w:r>
            <w:r w:rsidR="007D3A6D">
              <w:rPr>
                <w:noProof/>
                <w:webHidden/>
              </w:rPr>
              <w:t>11</w:t>
            </w:r>
            <w:r w:rsidR="007D3A6D">
              <w:rPr>
                <w:noProof/>
                <w:webHidden/>
              </w:rPr>
              <w:fldChar w:fldCharType="end"/>
            </w:r>
          </w:hyperlink>
        </w:p>
        <w:p w14:paraId="28D51BC3" w14:textId="77777777" w:rsidR="007D3A6D" w:rsidRDefault="00107D86">
          <w:pPr>
            <w:pStyle w:val="TOC3"/>
            <w:tabs>
              <w:tab w:val="left" w:pos="1000"/>
              <w:tab w:val="right" w:pos="10430"/>
            </w:tabs>
            <w:rPr>
              <w:rFonts w:eastAsiaTheme="minorEastAsia" w:cstheme="minorBidi"/>
              <w:i w:val="0"/>
              <w:iCs w:val="0"/>
              <w:noProof/>
              <w:sz w:val="24"/>
              <w:szCs w:val="24"/>
            </w:rPr>
          </w:pPr>
          <w:hyperlink w:anchor="_Toc465940701" w:history="1">
            <w:r w:rsidR="007D3A6D" w:rsidRPr="00134E58">
              <w:rPr>
                <w:rStyle w:val="Hyperlink"/>
                <w:noProof/>
              </w:rPr>
              <w:t>2.1.1</w:t>
            </w:r>
            <w:r w:rsidR="007D3A6D">
              <w:rPr>
                <w:rFonts w:eastAsiaTheme="minorEastAsia" w:cstheme="minorBidi"/>
                <w:i w:val="0"/>
                <w:iCs w:val="0"/>
                <w:noProof/>
                <w:sz w:val="24"/>
                <w:szCs w:val="24"/>
              </w:rPr>
              <w:tab/>
            </w:r>
            <w:r w:rsidR="007D3A6D" w:rsidRPr="00134E58">
              <w:rPr>
                <w:rStyle w:val="Hyperlink"/>
                <w:noProof/>
              </w:rPr>
              <w:t>Kit Contents</w:t>
            </w:r>
            <w:r w:rsidR="007D3A6D">
              <w:rPr>
                <w:noProof/>
                <w:webHidden/>
              </w:rPr>
              <w:tab/>
            </w:r>
            <w:r w:rsidR="007D3A6D">
              <w:rPr>
                <w:noProof/>
                <w:webHidden/>
              </w:rPr>
              <w:fldChar w:fldCharType="begin"/>
            </w:r>
            <w:r w:rsidR="007D3A6D">
              <w:rPr>
                <w:noProof/>
                <w:webHidden/>
              </w:rPr>
              <w:instrText xml:space="preserve"> PAGEREF _Toc465940701 \h </w:instrText>
            </w:r>
            <w:r w:rsidR="007D3A6D">
              <w:rPr>
                <w:noProof/>
                <w:webHidden/>
              </w:rPr>
            </w:r>
            <w:r w:rsidR="007D3A6D">
              <w:rPr>
                <w:noProof/>
                <w:webHidden/>
              </w:rPr>
              <w:fldChar w:fldCharType="separate"/>
            </w:r>
            <w:r w:rsidR="007D3A6D">
              <w:rPr>
                <w:noProof/>
                <w:webHidden/>
              </w:rPr>
              <w:t>11</w:t>
            </w:r>
            <w:r w:rsidR="007D3A6D">
              <w:rPr>
                <w:noProof/>
                <w:webHidden/>
              </w:rPr>
              <w:fldChar w:fldCharType="end"/>
            </w:r>
          </w:hyperlink>
        </w:p>
        <w:p w14:paraId="1296CF1A" w14:textId="77777777" w:rsidR="007D3A6D" w:rsidRDefault="00107D86">
          <w:pPr>
            <w:pStyle w:val="TOC3"/>
            <w:tabs>
              <w:tab w:val="left" w:pos="1000"/>
              <w:tab w:val="right" w:pos="10430"/>
            </w:tabs>
            <w:rPr>
              <w:rFonts w:eastAsiaTheme="minorEastAsia" w:cstheme="minorBidi"/>
              <w:i w:val="0"/>
              <w:iCs w:val="0"/>
              <w:noProof/>
              <w:sz w:val="24"/>
              <w:szCs w:val="24"/>
            </w:rPr>
          </w:pPr>
          <w:hyperlink w:anchor="_Toc465940702" w:history="1">
            <w:r w:rsidR="007D3A6D" w:rsidRPr="00134E58">
              <w:rPr>
                <w:rStyle w:val="Hyperlink"/>
                <w:noProof/>
              </w:rPr>
              <w:t>2.1.2</w:t>
            </w:r>
            <w:r w:rsidR="007D3A6D">
              <w:rPr>
                <w:rFonts w:eastAsiaTheme="minorEastAsia" w:cstheme="minorBidi"/>
                <w:i w:val="0"/>
                <w:iCs w:val="0"/>
                <w:noProof/>
                <w:sz w:val="24"/>
                <w:szCs w:val="24"/>
              </w:rPr>
              <w:tab/>
            </w:r>
            <w:r w:rsidR="007D3A6D" w:rsidRPr="00134E58">
              <w:rPr>
                <w:rStyle w:val="Hyperlink"/>
                <w:noProof/>
              </w:rPr>
              <w:t>Kit Usage</w:t>
            </w:r>
            <w:r w:rsidR="007D3A6D">
              <w:rPr>
                <w:noProof/>
                <w:webHidden/>
              </w:rPr>
              <w:tab/>
            </w:r>
            <w:r w:rsidR="007D3A6D">
              <w:rPr>
                <w:noProof/>
                <w:webHidden/>
              </w:rPr>
              <w:fldChar w:fldCharType="begin"/>
            </w:r>
            <w:r w:rsidR="007D3A6D">
              <w:rPr>
                <w:noProof/>
                <w:webHidden/>
              </w:rPr>
              <w:instrText xml:space="preserve"> PAGEREF _Toc465940702 \h </w:instrText>
            </w:r>
            <w:r w:rsidR="007D3A6D">
              <w:rPr>
                <w:noProof/>
                <w:webHidden/>
              </w:rPr>
            </w:r>
            <w:r w:rsidR="007D3A6D">
              <w:rPr>
                <w:noProof/>
                <w:webHidden/>
              </w:rPr>
              <w:fldChar w:fldCharType="separate"/>
            </w:r>
            <w:r w:rsidR="007D3A6D">
              <w:rPr>
                <w:noProof/>
                <w:webHidden/>
              </w:rPr>
              <w:t>11</w:t>
            </w:r>
            <w:r w:rsidR="007D3A6D">
              <w:rPr>
                <w:noProof/>
                <w:webHidden/>
              </w:rPr>
              <w:fldChar w:fldCharType="end"/>
            </w:r>
          </w:hyperlink>
        </w:p>
        <w:p w14:paraId="3E93C1F5" w14:textId="77777777" w:rsidR="007D3A6D" w:rsidRDefault="00107D86">
          <w:pPr>
            <w:pStyle w:val="TOC3"/>
            <w:tabs>
              <w:tab w:val="left" w:pos="1000"/>
              <w:tab w:val="right" w:pos="10430"/>
            </w:tabs>
            <w:rPr>
              <w:rFonts w:eastAsiaTheme="minorEastAsia" w:cstheme="minorBidi"/>
              <w:i w:val="0"/>
              <w:iCs w:val="0"/>
              <w:noProof/>
              <w:sz w:val="24"/>
              <w:szCs w:val="24"/>
            </w:rPr>
          </w:pPr>
          <w:hyperlink w:anchor="_Toc465940703" w:history="1">
            <w:r w:rsidR="007D3A6D" w:rsidRPr="00134E58">
              <w:rPr>
                <w:rStyle w:val="Hyperlink"/>
                <w:noProof/>
              </w:rPr>
              <w:t>2.1.3</w:t>
            </w:r>
            <w:r w:rsidR="007D3A6D">
              <w:rPr>
                <w:rFonts w:eastAsiaTheme="minorEastAsia" w:cstheme="minorBidi"/>
                <w:i w:val="0"/>
                <w:iCs w:val="0"/>
                <w:noProof/>
                <w:sz w:val="24"/>
                <w:szCs w:val="24"/>
              </w:rPr>
              <w:tab/>
            </w:r>
            <w:r w:rsidR="007D3A6D" w:rsidRPr="00134E58">
              <w:rPr>
                <w:rStyle w:val="Hyperlink"/>
                <w:noProof/>
              </w:rPr>
              <w:t>Kit Modification</w:t>
            </w:r>
            <w:r w:rsidR="007D3A6D">
              <w:rPr>
                <w:noProof/>
                <w:webHidden/>
              </w:rPr>
              <w:tab/>
            </w:r>
            <w:r w:rsidR="007D3A6D">
              <w:rPr>
                <w:noProof/>
                <w:webHidden/>
              </w:rPr>
              <w:fldChar w:fldCharType="begin"/>
            </w:r>
            <w:r w:rsidR="007D3A6D">
              <w:rPr>
                <w:noProof/>
                <w:webHidden/>
              </w:rPr>
              <w:instrText xml:space="preserve"> PAGEREF _Toc465940703 \h </w:instrText>
            </w:r>
            <w:r w:rsidR="007D3A6D">
              <w:rPr>
                <w:noProof/>
                <w:webHidden/>
              </w:rPr>
            </w:r>
            <w:r w:rsidR="007D3A6D">
              <w:rPr>
                <w:noProof/>
                <w:webHidden/>
              </w:rPr>
              <w:fldChar w:fldCharType="separate"/>
            </w:r>
            <w:r w:rsidR="007D3A6D">
              <w:rPr>
                <w:noProof/>
                <w:webHidden/>
              </w:rPr>
              <w:t>11</w:t>
            </w:r>
            <w:r w:rsidR="007D3A6D">
              <w:rPr>
                <w:noProof/>
                <w:webHidden/>
              </w:rPr>
              <w:fldChar w:fldCharType="end"/>
            </w:r>
          </w:hyperlink>
        </w:p>
        <w:p w14:paraId="45849F9B" w14:textId="77777777" w:rsidR="007D3A6D" w:rsidRDefault="00107D86">
          <w:pPr>
            <w:pStyle w:val="TOC3"/>
            <w:tabs>
              <w:tab w:val="right" w:pos="10430"/>
            </w:tabs>
            <w:rPr>
              <w:rFonts w:eastAsiaTheme="minorEastAsia" w:cstheme="minorBidi"/>
              <w:i w:val="0"/>
              <w:iCs w:val="0"/>
              <w:noProof/>
              <w:sz w:val="24"/>
              <w:szCs w:val="24"/>
            </w:rPr>
          </w:pPr>
          <w:hyperlink w:anchor="_Toc465940704" w:history="1">
            <w:r w:rsidR="007D3A6D" w:rsidRPr="00134E58">
              <w:rPr>
                <w:rStyle w:val="Hyperlink"/>
                <w:noProof/>
              </w:rPr>
              <w:t>2.1.3.1 Minor Shell Script Modifications</w:t>
            </w:r>
            <w:r w:rsidR="007D3A6D">
              <w:rPr>
                <w:noProof/>
                <w:webHidden/>
              </w:rPr>
              <w:tab/>
            </w:r>
            <w:r w:rsidR="007D3A6D">
              <w:rPr>
                <w:noProof/>
                <w:webHidden/>
              </w:rPr>
              <w:fldChar w:fldCharType="begin"/>
            </w:r>
            <w:r w:rsidR="007D3A6D">
              <w:rPr>
                <w:noProof/>
                <w:webHidden/>
              </w:rPr>
              <w:instrText xml:space="preserve"> PAGEREF _Toc465940704 \h </w:instrText>
            </w:r>
            <w:r w:rsidR="007D3A6D">
              <w:rPr>
                <w:noProof/>
                <w:webHidden/>
              </w:rPr>
            </w:r>
            <w:r w:rsidR="007D3A6D">
              <w:rPr>
                <w:noProof/>
                <w:webHidden/>
              </w:rPr>
              <w:fldChar w:fldCharType="separate"/>
            </w:r>
            <w:r w:rsidR="007D3A6D">
              <w:rPr>
                <w:noProof/>
                <w:webHidden/>
              </w:rPr>
              <w:t>11</w:t>
            </w:r>
            <w:r w:rsidR="007D3A6D">
              <w:rPr>
                <w:noProof/>
                <w:webHidden/>
              </w:rPr>
              <w:fldChar w:fldCharType="end"/>
            </w:r>
          </w:hyperlink>
        </w:p>
        <w:p w14:paraId="0BEBE1B7" w14:textId="77777777" w:rsidR="007D3A6D" w:rsidRDefault="00107D86">
          <w:pPr>
            <w:pStyle w:val="TOC3"/>
            <w:tabs>
              <w:tab w:val="right" w:pos="10430"/>
            </w:tabs>
            <w:rPr>
              <w:rFonts w:eastAsiaTheme="minorEastAsia" w:cstheme="minorBidi"/>
              <w:i w:val="0"/>
              <w:iCs w:val="0"/>
              <w:noProof/>
              <w:sz w:val="24"/>
              <w:szCs w:val="24"/>
            </w:rPr>
          </w:pPr>
          <w:hyperlink w:anchor="_Toc465940705" w:history="1">
            <w:r w:rsidR="007D3A6D" w:rsidRPr="00134E58">
              <w:rPr>
                <w:rStyle w:val="Hyperlink"/>
                <w:noProof/>
              </w:rPr>
              <w:t>2.1.3.2 Major Shell Script Modifications</w:t>
            </w:r>
            <w:r w:rsidR="007D3A6D">
              <w:rPr>
                <w:noProof/>
                <w:webHidden/>
              </w:rPr>
              <w:tab/>
            </w:r>
            <w:r w:rsidR="007D3A6D">
              <w:rPr>
                <w:noProof/>
                <w:webHidden/>
              </w:rPr>
              <w:fldChar w:fldCharType="begin"/>
            </w:r>
            <w:r w:rsidR="007D3A6D">
              <w:rPr>
                <w:noProof/>
                <w:webHidden/>
              </w:rPr>
              <w:instrText xml:space="preserve"> PAGEREF _Toc465940705 \h </w:instrText>
            </w:r>
            <w:r w:rsidR="007D3A6D">
              <w:rPr>
                <w:noProof/>
                <w:webHidden/>
              </w:rPr>
            </w:r>
            <w:r w:rsidR="007D3A6D">
              <w:rPr>
                <w:noProof/>
                <w:webHidden/>
              </w:rPr>
              <w:fldChar w:fldCharType="separate"/>
            </w:r>
            <w:r w:rsidR="007D3A6D">
              <w:rPr>
                <w:noProof/>
                <w:webHidden/>
              </w:rPr>
              <w:t>11</w:t>
            </w:r>
            <w:r w:rsidR="007D3A6D">
              <w:rPr>
                <w:noProof/>
                <w:webHidden/>
              </w:rPr>
              <w:fldChar w:fldCharType="end"/>
            </w:r>
          </w:hyperlink>
        </w:p>
        <w:p w14:paraId="733EEC3D" w14:textId="77777777" w:rsidR="007D3A6D" w:rsidRDefault="00107D86">
          <w:pPr>
            <w:pStyle w:val="TOC3"/>
            <w:tabs>
              <w:tab w:val="right" w:pos="10430"/>
            </w:tabs>
            <w:rPr>
              <w:rFonts w:eastAsiaTheme="minorEastAsia" w:cstheme="minorBidi"/>
              <w:i w:val="0"/>
              <w:iCs w:val="0"/>
              <w:noProof/>
              <w:sz w:val="24"/>
              <w:szCs w:val="24"/>
            </w:rPr>
          </w:pPr>
          <w:hyperlink w:anchor="_Toc465940706" w:history="1">
            <w:r w:rsidR="007D3A6D" w:rsidRPr="00134E58">
              <w:rPr>
                <w:rStyle w:val="Hyperlink"/>
                <w:noProof/>
              </w:rPr>
              <w:t>2.1.3.3 Java Code Modifications</w:t>
            </w:r>
            <w:r w:rsidR="007D3A6D">
              <w:rPr>
                <w:noProof/>
                <w:webHidden/>
              </w:rPr>
              <w:tab/>
            </w:r>
            <w:r w:rsidR="007D3A6D">
              <w:rPr>
                <w:noProof/>
                <w:webHidden/>
              </w:rPr>
              <w:fldChar w:fldCharType="begin"/>
            </w:r>
            <w:r w:rsidR="007D3A6D">
              <w:rPr>
                <w:noProof/>
                <w:webHidden/>
              </w:rPr>
              <w:instrText xml:space="preserve"> PAGEREF _Toc465940706 \h </w:instrText>
            </w:r>
            <w:r w:rsidR="007D3A6D">
              <w:rPr>
                <w:noProof/>
                <w:webHidden/>
              </w:rPr>
            </w:r>
            <w:r w:rsidR="007D3A6D">
              <w:rPr>
                <w:noProof/>
                <w:webHidden/>
              </w:rPr>
              <w:fldChar w:fldCharType="separate"/>
            </w:r>
            <w:r w:rsidR="007D3A6D">
              <w:rPr>
                <w:noProof/>
                <w:webHidden/>
              </w:rPr>
              <w:t>12</w:t>
            </w:r>
            <w:r w:rsidR="007D3A6D">
              <w:rPr>
                <w:noProof/>
                <w:webHidden/>
              </w:rPr>
              <w:fldChar w:fldCharType="end"/>
            </w:r>
          </w:hyperlink>
        </w:p>
        <w:p w14:paraId="4FF9DA4B" w14:textId="77777777" w:rsidR="007D3A6D" w:rsidRDefault="00107D86">
          <w:pPr>
            <w:pStyle w:val="TOC3"/>
            <w:tabs>
              <w:tab w:val="left" w:pos="1000"/>
              <w:tab w:val="right" w:pos="10430"/>
            </w:tabs>
            <w:rPr>
              <w:rFonts w:eastAsiaTheme="minorEastAsia" w:cstheme="minorBidi"/>
              <w:i w:val="0"/>
              <w:iCs w:val="0"/>
              <w:noProof/>
              <w:sz w:val="24"/>
              <w:szCs w:val="24"/>
            </w:rPr>
          </w:pPr>
          <w:hyperlink w:anchor="_Toc465940707" w:history="1">
            <w:r w:rsidR="007D3A6D" w:rsidRPr="00134E58">
              <w:rPr>
                <w:rStyle w:val="Hyperlink"/>
                <w:noProof/>
              </w:rPr>
              <w:t>2.1.4</w:t>
            </w:r>
            <w:r w:rsidR="007D3A6D">
              <w:rPr>
                <w:rFonts w:eastAsiaTheme="minorEastAsia" w:cstheme="minorBidi"/>
                <w:i w:val="0"/>
                <w:iCs w:val="0"/>
                <w:noProof/>
                <w:sz w:val="24"/>
                <w:szCs w:val="24"/>
              </w:rPr>
              <w:tab/>
            </w:r>
            <w:r w:rsidR="007D3A6D" w:rsidRPr="00134E58">
              <w:rPr>
                <w:rStyle w:val="Hyperlink"/>
                <w:noProof/>
              </w:rPr>
              <w:t>Future Kit Releases</w:t>
            </w:r>
            <w:r w:rsidR="007D3A6D">
              <w:rPr>
                <w:noProof/>
                <w:webHidden/>
              </w:rPr>
              <w:tab/>
            </w:r>
            <w:r w:rsidR="007D3A6D">
              <w:rPr>
                <w:noProof/>
                <w:webHidden/>
              </w:rPr>
              <w:fldChar w:fldCharType="begin"/>
            </w:r>
            <w:r w:rsidR="007D3A6D">
              <w:rPr>
                <w:noProof/>
                <w:webHidden/>
              </w:rPr>
              <w:instrText xml:space="preserve"> PAGEREF _Toc465940707 \h </w:instrText>
            </w:r>
            <w:r w:rsidR="007D3A6D">
              <w:rPr>
                <w:noProof/>
                <w:webHidden/>
              </w:rPr>
            </w:r>
            <w:r w:rsidR="007D3A6D">
              <w:rPr>
                <w:noProof/>
                <w:webHidden/>
              </w:rPr>
              <w:fldChar w:fldCharType="separate"/>
            </w:r>
            <w:r w:rsidR="007D3A6D">
              <w:rPr>
                <w:noProof/>
                <w:webHidden/>
              </w:rPr>
              <w:t>12</w:t>
            </w:r>
            <w:r w:rsidR="007D3A6D">
              <w:rPr>
                <w:noProof/>
                <w:webHidden/>
              </w:rPr>
              <w:fldChar w:fldCharType="end"/>
            </w:r>
          </w:hyperlink>
        </w:p>
        <w:p w14:paraId="3F384C15" w14:textId="77777777" w:rsidR="007D3A6D" w:rsidRDefault="00107D86">
          <w:pPr>
            <w:pStyle w:val="TOC2"/>
            <w:tabs>
              <w:tab w:val="right" w:pos="10430"/>
            </w:tabs>
            <w:rPr>
              <w:rFonts w:eastAsiaTheme="minorEastAsia" w:cstheme="minorBidi"/>
              <w:noProof/>
              <w:sz w:val="24"/>
              <w:szCs w:val="24"/>
            </w:rPr>
          </w:pPr>
          <w:hyperlink w:anchor="_Toc465940708" w:history="1">
            <w:r w:rsidR="007D3A6D" w:rsidRPr="00134E58">
              <w:rPr>
                <w:rStyle w:val="Hyperlink"/>
                <w:noProof/>
              </w:rPr>
              <w:t>2.2 Benchmark Workload</w:t>
            </w:r>
            <w:r w:rsidR="007D3A6D">
              <w:rPr>
                <w:noProof/>
                <w:webHidden/>
              </w:rPr>
              <w:tab/>
            </w:r>
            <w:r w:rsidR="007D3A6D">
              <w:rPr>
                <w:noProof/>
                <w:webHidden/>
              </w:rPr>
              <w:fldChar w:fldCharType="begin"/>
            </w:r>
            <w:r w:rsidR="007D3A6D">
              <w:rPr>
                <w:noProof/>
                <w:webHidden/>
              </w:rPr>
              <w:instrText xml:space="preserve"> PAGEREF _Toc465940708 \h </w:instrText>
            </w:r>
            <w:r w:rsidR="007D3A6D">
              <w:rPr>
                <w:noProof/>
                <w:webHidden/>
              </w:rPr>
            </w:r>
            <w:r w:rsidR="007D3A6D">
              <w:rPr>
                <w:noProof/>
                <w:webHidden/>
              </w:rPr>
              <w:fldChar w:fldCharType="separate"/>
            </w:r>
            <w:r w:rsidR="007D3A6D">
              <w:rPr>
                <w:noProof/>
                <w:webHidden/>
              </w:rPr>
              <w:t>12</w:t>
            </w:r>
            <w:r w:rsidR="007D3A6D">
              <w:rPr>
                <w:noProof/>
                <w:webHidden/>
              </w:rPr>
              <w:fldChar w:fldCharType="end"/>
            </w:r>
          </w:hyperlink>
        </w:p>
        <w:p w14:paraId="6DCB9D7D" w14:textId="77777777" w:rsidR="007D3A6D" w:rsidRDefault="00107D86">
          <w:pPr>
            <w:pStyle w:val="TOC2"/>
            <w:tabs>
              <w:tab w:val="right" w:pos="10430"/>
            </w:tabs>
            <w:rPr>
              <w:rFonts w:eastAsiaTheme="minorEastAsia" w:cstheme="minorBidi"/>
              <w:noProof/>
              <w:sz w:val="24"/>
              <w:szCs w:val="24"/>
            </w:rPr>
          </w:pPr>
          <w:hyperlink w:anchor="_Toc465940709" w:history="1">
            <w:r w:rsidR="007D3A6D" w:rsidRPr="00134E58">
              <w:rPr>
                <w:rStyle w:val="Hyperlink"/>
                <w:noProof/>
              </w:rPr>
              <w:t>2.3 Benchmark Execution</w:t>
            </w:r>
            <w:r w:rsidR="007D3A6D">
              <w:rPr>
                <w:noProof/>
                <w:webHidden/>
              </w:rPr>
              <w:tab/>
            </w:r>
            <w:r w:rsidR="007D3A6D">
              <w:rPr>
                <w:noProof/>
                <w:webHidden/>
              </w:rPr>
              <w:fldChar w:fldCharType="begin"/>
            </w:r>
            <w:r w:rsidR="007D3A6D">
              <w:rPr>
                <w:noProof/>
                <w:webHidden/>
              </w:rPr>
              <w:instrText xml:space="preserve"> PAGEREF _Toc465940709 \h </w:instrText>
            </w:r>
            <w:r w:rsidR="007D3A6D">
              <w:rPr>
                <w:noProof/>
                <w:webHidden/>
              </w:rPr>
            </w:r>
            <w:r w:rsidR="007D3A6D">
              <w:rPr>
                <w:noProof/>
                <w:webHidden/>
              </w:rPr>
              <w:fldChar w:fldCharType="separate"/>
            </w:r>
            <w:r w:rsidR="007D3A6D">
              <w:rPr>
                <w:noProof/>
                <w:webHidden/>
              </w:rPr>
              <w:t>12</w:t>
            </w:r>
            <w:r w:rsidR="007D3A6D">
              <w:rPr>
                <w:noProof/>
                <w:webHidden/>
              </w:rPr>
              <w:fldChar w:fldCharType="end"/>
            </w:r>
          </w:hyperlink>
        </w:p>
        <w:p w14:paraId="3765B8C6" w14:textId="77777777" w:rsidR="007D3A6D" w:rsidRDefault="00107D86">
          <w:pPr>
            <w:pStyle w:val="TOC2"/>
            <w:tabs>
              <w:tab w:val="right" w:pos="10430"/>
            </w:tabs>
            <w:rPr>
              <w:rFonts w:eastAsiaTheme="minorEastAsia" w:cstheme="minorBidi"/>
              <w:noProof/>
              <w:sz w:val="24"/>
              <w:szCs w:val="24"/>
            </w:rPr>
          </w:pPr>
          <w:hyperlink w:anchor="_Toc465940710" w:history="1">
            <w:r w:rsidR="007D3A6D" w:rsidRPr="00134E58">
              <w:rPr>
                <w:rStyle w:val="Hyperlink"/>
                <w:noProof/>
              </w:rPr>
              <w:t>2.3.1 Data Replication</w:t>
            </w:r>
            <w:r w:rsidR="007D3A6D">
              <w:rPr>
                <w:noProof/>
                <w:webHidden/>
              </w:rPr>
              <w:tab/>
            </w:r>
            <w:r w:rsidR="007D3A6D">
              <w:rPr>
                <w:noProof/>
                <w:webHidden/>
              </w:rPr>
              <w:fldChar w:fldCharType="begin"/>
            </w:r>
            <w:r w:rsidR="007D3A6D">
              <w:rPr>
                <w:noProof/>
                <w:webHidden/>
              </w:rPr>
              <w:instrText xml:space="preserve"> PAGEREF _Toc465940710 \h </w:instrText>
            </w:r>
            <w:r w:rsidR="007D3A6D">
              <w:rPr>
                <w:noProof/>
                <w:webHidden/>
              </w:rPr>
            </w:r>
            <w:r w:rsidR="007D3A6D">
              <w:rPr>
                <w:noProof/>
                <w:webHidden/>
              </w:rPr>
              <w:fldChar w:fldCharType="separate"/>
            </w:r>
            <w:r w:rsidR="007D3A6D">
              <w:rPr>
                <w:noProof/>
                <w:webHidden/>
              </w:rPr>
              <w:t>14</w:t>
            </w:r>
            <w:r w:rsidR="007D3A6D">
              <w:rPr>
                <w:noProof/>
                <w:webHidden/>
              </w:rPr>
              <w:fldChar w:fldCharType="end"/>
            </w:r>
          </w:hyperlink>
        </w:p>
        <w:p w14:paraId="546E6137" w14:textId="77777777" w:rsidR="007D3A6D" w:rsidRDefault="00107D86">
          <w:pPr>
            <w:pStyle w:val="TOC2"/>
            <w:tabs>
              <w:tab w:val="right" w:pos="10430"/>
            </w:tabs>
            <w:rPr>
              <w:rFonts w:eastAsiaTheme="minorEastAsia" w:cstheme="minorBidi"/>
              <w:noProof/>
              <w:sz w:val="24"/>
              <w:szCs w:val="24"/>
            </w:rPr>
          </w:pPr>
          <w:hyperlink w:anchor="_Toc465940711" w:history="1">
            <w:r w:rsidR="007D3A6D" w:rsidRPr="00134E58">
              <w:rPr>
                <w:rStyle w:val="Hyperlink"/>
                <w:noProof/>
              </w:rPr>
              <w:t>2.4 Configuration and Tuning</w:t>
            </w:r>
            <w:r w:rsidR="007D3A6D">
              <w:rPr>
                <w:noProof/>
                <w:webHidden/>
              </w:rPr>
              <w:tab/>
            </w:r>
            <w:r w:rsidR="007D3A6D">
              <w:rPr>
                <w:noProof/>
                <w:webHidden/>
              </w:rPr>
              <w:fldChar w:fldCharType="begin"/>
            </w:r>
            <w:r w:rsidR="007D3A6D">
              <w:rPr>
                <w:noProof/>
                <w:webHidden/>
              </w:rPr>
              <w:instrText xml:space="preserve"> PAGEREF _Toc465940711 \h </w:instrText>
            </w:r>
            <w:r w:rsidR="007D3A6D">
              <w:rPr>
                <w:noProof/>
                <w:webHidden/>
              </w:rPr>
            </w:r>
            <w:r w:rsidR="007D3A6D">
              <w:rPr>
                <w:noProof/>
                <w:webHidden/>
              </w:rPr>
              <w:fldChar w:fldCharType="separate"/>
            </w:r>
            <w:r w:rsidR="007D3A6D">
              <w:rPr>
                <w:noProof/>
                <w:webHidden/>
              </w:rPr>
              <w:t>14</w:t>
            </w:r>
            <w:r w:rsidR="007D3A6D">
              <w:rPr>
                <w:noProof/>
                <w:webHidden/>
              </w:rPr>
              <w:fldChar w:fldCharType="end"/>
            </w:r>
          </w:hyperlink>
        </w:p>
        <w:p w14:paraId="29945A4A" w14:textId="77777777" w:rsidR="007D3A6D" w:rsidRDefault="00107D86">
          <w:pPr>
            <w:pStyle w:val="TOC1"/>
            <w:tabs>
              <w:tab w:val="right" w:pos="10430"/>
            </w:tabs>
            <w:rPr>
              <w:rFonts w:eastAsiaTheme="minorEastAsia" w:cstheme="minorBidi"/>
              <w:b w:val="0"/>
              <w:bCs w:val="0"/>
              <w:noProof/>
            </w:rPr>
          </w:pPr>
          <w:hyperlink w:anchor="_Toc465940712" w:history="1">
            <w:r w:rsidR="007D3A6D" w:rsidRPr="00134E58">
              <w:rPr>
                <w:rStyle w:val="Hyperlink"/>
                <w:noProof/>
              </w:rPr>
              <w:t>CLAUSE 3: SYSTEM UNDER TEST AND DRIVER</w:t>
            </w:r>
            <w:r w:rsidR="007D3A6D">
              <w:rPr>
                <w:noProof/>
                <w:webHidden/>
              </w:rPr>
              <w:tab/>
            </w:r>
            <w:r w:rsidR="007D3A6D">
              <w:rPr>
                <w:noProof/>
                <w:webHidden/>
              </w:rPr>
              <w:fldChar w:fldCharType="begin"/>
            </w:r>
            <w:r w:rsidR="007D3A6D">
              <w:rPr>
                <w:noProof/>
                <w:webHidden/>
              </w:rPr>
              <w:instrText xml:space="preserve"> PAGEREF _Toc465940712 \h </w:instrText>
            </w:r>
            <w:r w:rsidR="007D3A6D">
              <w:rPr>
                <w:noProof/>
                <w:webHidden/>
              </w:rPr>
            </w:r>
            <w:r w:rsidR="007D3A6D">
              <w:rPr>
                <w:noProof/>
                <w:webHidden/>
              </w:rPr>
              <w:fldChar w:fldCharType="separate"/>
            </w:r>
            <w:r w:rsidR="007D3A6D">
              <w:rPr>
                <w:noProof/>
                <w:webHidden/>
              </w:rPr>
              <w:t>15</w:t>
            </w:r>
            <w:r w:rsidR="007D3A6D">
              <w:rPr>
                <w:noProof/>
                <w:webHidden/>
              </w:rPr>
              <w:fldChar w:fldCharType="end"/>
            </w:r>
          </w:hyperlink>
        </w:p>
        <w:p w14:paraId="3B58A485" w14:textId="77777777" w:rsidR="007D3A6D" w:rsidRDefault="00107D86">
          <w:pPr>
            <w:pStyle w:val="TOC2"/>
            <w:tabs>
              <w:tab w:val="right" w:pos="10430"/>
            </w:tabs>
            <w:rPr>
              <w:rFonts w:eastAsiaTheme="minorEastAsia" w:cstheme="minorBidi"/>
              <w:noProof/>
              <w:sz w:val="24"/>
              <w:szCs w:val="24"/>
            </w:rPr>
          </w:pPr>
          <w:hyperlink w:anchor="_Toc465940713" w:history="1">
            <w:r w:rsidR="007D3A6D" w:rsidRPr="00134E58">
              <w:rPr>
                <w:rStyle w:val="Hyperlink"/>
                <w:noProof/>
              </w:rPr>
              <w:t>3.1 System Under Test</w:t>
            </w:r>
            <w:r w:rsidR="007D3A6D">
              <w:rPr>
                <w:noProof/>
                <w:webHidden/>
              </w:rPr>
              <w:tab/>
            </w:r>
            <w:r w:rsidR="007D3A6D">
              <w:rPr>
                <w:noProof/>
                <w:webHidden/>
              </w:rPr>
              <w:fldChar w:fldCharType="begin"/>
            </w:r>
            <w:r w:rsidR="007D3A6D">
              <w:rPr>
                <w:noProof/>
                <w:webHidden/>
              </w:rPr>
              <w:instrText xml:space="preserve"> PAGEREF _Toc465940713 \h </w:instrText>
            </w:r>
            <w:r w:rsidR="007D3A6D">
              <w:rPr>
                <w:noProof/>
                <w:webHidden/>
              </w:rPr>
            </w:r>
            <w:r w:rsidR="007D3A6D">
              <w:rPr>
                <w:noProof/>
                <w:webHidden/>
              </w:rPr>
              <w:fldChar w:fldCharType="separate"/>
            </w:r>
            <w:r w:rsidR="007D3A6D">
              <w:rPr>
                <w:noProof/>
                <w:webHidden/>
              </w:rPr>
              <w:t>15</w:t>
            </w:r>
            <w:r w:rsidR="007D3A6D">
              <w:rPr>
                <w:noProof/>
                <w:webHidden/>
              </w:rPr>
              <w:fldChar w:fldCharType="end"/>
            </w:r>
          </w:hyperlink>
        </w:p>
        <w:p w14:paraId="52AC61C6" w14:textId="77777777" w:rsidR="007D3A6D" w:rsidRDefault="00107D86">
          <w:pPr>
            <w:pStyle w:val="TOC1"/>
            <w:tabs>
              <w:tab w:val="right" w:pos="10430"/>
            </w:tabs>
            <w:rPr>
              <w:rFonts w:eastAsiaTheme="minorEastAsia" w:cstheme="minorBidi"/>
              <w:b w:val="0"/>
              <w:bCs w:val="0"/>
              <w:noProof/>
            </w:rPr>
          </w:pPr>
          <w:hyperlink w:anchor="_Toc465940714" w:history="1">
            <w:r w:rsidR="007D3A6D" w:rsidRPr="00134E58">
              <w:rPr>
                <w:rStyle w:val="Hyperlink"/>
                <w:noProof/>
              </w:rPr>
              <w:t>CLAUSE 4: SCALE FACTORS AND METRICS</w:t>
            </w:r>
            <w:r w:rsidR="007D3A6D">
              <w:rPr>
                <w:noProof/>
                <w:webHidden/>
              </w:rPr>
              <w:tab/>
            </w:r>
            <w:r w:rsidR="007D3A6D">
              <w:rPr>
                <w:noProof/>
                <w:webHidden/>
              </w:rPr>
              <w:fldChar w:fldCharType="begin"/>
            </w:r>
            <w:r w:rsidR="007D3A6D">
              <w:rPr>
                <w:noProof/>
                <w:webHidden/>
              </w:rPr>
              <w:instrText xml:space="preserve"> PAGEREF _Toc465940714 \h </w:instrText>
            </w:r>
            <w:r w:rsidR="007D3A6D">
              <w:rPr>
                <w:noProof/>
                <w:webHidden/>
              </w:rPr>
            </w:r>
            <w:r w:rsidR="007D3A6D">
              <w:rPr>
                <w:noProof/>
                <w:webHidden/>
              </w:rPr>
              <w:fldChar w:fldCharType="separate"/>
            </w:r>
            <w:r w:rsidR="007D3A6D">
              <w:rPr>
                <w:noProof/>
                <w:webHidden/>
              </w:rPr>
              <w:t>17</w:t>
            </w:r>
            <w:r w:rsidR="007D3A6D">
              <w:rPr>
                <w:noProof/>
                <w:webHidden/>
              </w:rPr>
              <w:fldChar w:fldCharType="end"/>
            </w:r>
          </w:hyperlink>
        </w:p>
        <w:p w14:paraId="3A2FD281" w14:textId="77777777" w:rsidR="007D3A6D" w:rsidRDefault="00107D86">
          <w:pPr>
            <w:pStyle w:val="TOC2"/>
            <w:tabs>
              <w:tab w:val="right" w:pos="10430"/>
            </w:tabs>
            <w:rPr>
              <w:rFonts w:eastAsiaTheme="minorEastAsia" w:cstheme="minorBidi"/>
              <w:noProof/>
              <w:sz w:val="24"/>
              <w:szCs w:val="24"/>
            </w:rPr>
          </w:pPr>
          <w:hyperlink w:anchor="_Toc465940715" w:history="1">
            <w:r w:rsidR="007D3A6D" w:rsidRPr="00134E58">
              <w:rPr>
                <w:rStyle w:val="Hyperlink"/>
                <w:noProof/>
              </w:rPr>
              <w:t>4.1 Scale Factor</w:t>
            </w:r>
            <w:r w:rsidR="007D3A6D">
              <w:rPr>
                <w:noProof/>
                <w:webHidden/>
              </w:rPr>
              <w:tab/>
            </w:r>
            <w:r w:rsidR="007D3A6D">
              <w:rPr>
                <w:noProof/>
                <w:webHidden/>
              </w:rPr>
              <w:fldChar w:fldCharType="begin"/>
            </w:r>
            <w:r w:rsidR="007D3A6D">
              <w:rPr>
                <w:noProof/>
                <w:webHidden/>
              </w:rPr>
              <w:instrText xml:space="preserve"> PAGEREF _Toc465940715 \h </w:instrText>
            </w:r>
            <w:r w:rsidR="007D3A6D">
              <w:rPr>
                <w:noProof/>
                <w:webHidden/>
              </w:rPr>
            </w:r>
            <w:r w:rsidR="007D3A6D">
              <w:rPr>
                <w:noProof/>
                <w:webHidden/>
              </w:rPr>
              <w:fldChar w:fldCharType="separate"/>
            </w:r>
            <w:r w:rsidR="007D3A6D">
              <w:rPr>
                <w:noProof/>
                <w:webHidden/>
              </w:rPr>
              <w:t>17</w:t>
            </w:r>
            <w:r w:rsidR="007D3A6D">
              <w:rPr>
                <w:noProof/>
                <w:webHidden/>
              </w:rPr>
              <w:fldChar w:fldCharType="end"/>
            </w:r>
          </w:hyperlink>
        </w:p>
        <w:p w14:paraId="57AB7614" w14:textId="77777777" w:rsidR="007D3A6D" w:rsidRDefault="00107D86">
          <w:pPr>
            <w:pStyle w:val="TOC2"/>
            <w:tabs>
              <w:tab w:val="right" w:pos="10430"/>
            </w:tabs>
            <w:rPr>
              <w:rFonts w:eastAsiaTheme="minorEastAsia" w:cstheme="minorBidi"/>
              <w:noProof/>
              <w:sz w:val="24"/>
              <w:szCs w:val="24"/>
            </w:rPr>
          </w:pPr>
          <w:hyperlink w:anchor="_Toc465940716" w:history="1">
            <w:r w:rsidR="007D3A6D" w:rsidRPr="00134E58">
              <w:rPr>
                <w:rStyle w:val="Hyperlink"/>
                <w:noProof/>
              </w:rPr>
              <w:t>4.2 Metrics</w:t>
            </w:r>
            <w:r w:rsidR="007D3A6D">
              <w:rPr>
                <w:noProof/>
                <w:webHidden/>
              </w:rPr>
              <w:tab/>
            </w:r>
            <w:r w:rsidR="007D3A6D">
              <w:rPr>
                <w:noProof/>
                <w:webHidden/>
              </w:rPr>
              <w:fldChar w:fldCharType="begin"/>
            </w:r>
            <w:r w:rsidR="007D3A6D">
              <w:rPr>
                <w:noProof/>
                <w:webHidden/>
              </w:rPr>
              <w:instrText xml:space="preserve"> PAGEREF _Toc465940716 \h </w:instrText>
            </w:r>
            <w:r w:rsidR="007D3A6D">
              <w:rPr>
                <w:noProof/>
                <w:webHidden/>
              </w:rPr>
            </w:r>
            <w:r w:rsidR="007D3A6D">
              <w:rPr>
                <w:noProof/>
                <w:webHidden/>
              </w:rPr>
              <w:fldChar w:fldCharType="separate"/>
            </w:r>
            <w:r w:rsidR="007D3A6D">
              <w:rPr>
                <w:noProof/>
                <w:webHidden/>
              </w:rPr>
              <w:t>17</w:t>
            </w:r>
            <w:r w:rsidR="007D3A6D">
              <w:rPr>
                <w:noProof/>
                <w:webHidden/>
              </w:rPr>
              <w:fldChar w:fldCharType="end"/>
            </w:r>
          </w:hyperlink>
        </w:p>
        <w:p w14:paraId="67DDC796" w14:textId="77777777" w:rsidR="007D3A6D" w:rsidRDefault="00107D86">
          <w:pPr>
            <w:pStyle w:val="TOC2"/>
            <w:tabs>
              <w:tab w:val="right" w:pos="10430"/>
            </w:tabs>
            <w:rPr>
              <w:rFonts w:eastAsiaTheme="minorEastAsia" w:cstheme="minorBidi"/>
              <w:noProof/>
              <w:sz w:val="24"/>
              <w:szCs w:val="24"/>
            </w:rPr>
          </w:pPr>
          <w:hyperlink w:anchor="_Toc465940717" w:history="1">
            <w:r w:rsidR="007D3A6D" w:rsidRPr="00134E58">
              <w:rPr>
                <w:rStyle w:val="Hyperlink"/>
                <w:noProof/>
              </w:rPr>
              <w:t>4.3 Performance Metric (HSph@SF)</w:t>
            </w:r>
            <w:r w:rsidR="007D3A6D">
              <w:rPr>
                <w:noProof/>
                <w:webHidden/>
              </w:rPr>
              <w:tab/>
            </w:r>
            <w:r w:rsidR="007D3A6D">
              <w:rPr>
                <w:noProof/>
                <w:webHidden/>
              </w:rPr>
              <w:fldChar w:fldCharType="begin"/>
            </w:r>
            <w:r w:rsidR="007D3A6D">
              <w:rPr>
                <w:noProof/>
                <w:webHidden/>
              </w:rPr>
              <w:instrText xml:space="preserve"> PAGEREF _Toc465940717 \h </w:instrText>
            </w:r>
            <w:r w:rsidR="007D3A6D">
              <w:rPr>
                <w:noProof/>
                <w:webHidden/>
              </w:rPr>
            </w:r>
            <w:r w:rsidR="007D3A6D">
              <w:rPr>
                <w:noProof/>
                <w:webHidden/>
              </w:rPr>
              <w:fldChar w:fldCharType="separate"/>
            </w:r>
            <w:r w:rsidR="007D3A6D">
              <w:rPr>
                <w:noProof/>
                <w:webHidden/>
              </w:rPr>
              <w:t>17</w:t>
            </w:r>
            <w:r w:rsidR="007D3A6D">
              <w:rPr>
                <w:noProof/>
                <w:webHidden/>
              </w:rPr>
              <w:fldChar w:fldCharType="end"/>
            </w:r>
          </w:hyperlink>
        </w:p>
        <w:p w14:paraId="423EBC07" w14:textId="77777777" w:rsidR="007D3A6D" w:rsidRDefault="00107D86">
          <w:pPr>
            <w:pStyle w:val="TOC2"/>
            <w:tabs>
              <w:tab w:val="right" w:pos="10430"/>
            </w:tabs>
            <w:rPr>
              <w:rFonts w:eastAsiaTheme="minorEastAsia" w:cstheme="minorBidi"/>
              <w:noProof/>
              <w:sz w:val="24"/>
              <w:szCs w:val="24"/>
            </w:rPr>
          </w:pPr>
          <w:hyperlink w:anchor="_Toc465940718" w:history="1">
            <w:r w:rsidR="007D3A6D" w:rsidRPr="00134E58">
              <w:rPr>
                <w:rStyle w:val="Hyperlink"/>
                <w:noProof/>
              </w:rPr>
              <w:t>4.4 Price Performance Metric ($/HSph@SF)</w:t>
            </w:r>
            <w:r w:rsidR="007D3A6D">
              <w:rPr>
                <w:noProof/>
                <w:webHidden/>
              </w:rPr>
              <w:tab/>
            </w:r>
            <w:r w:rsidR="007D3A6D">
              <w:rPr>
                <w:noProof/>
                <w:webHidden/>
              </w:rPr>
              <w:fldChar w:fldCharType="begin"/>
            </w:r>
            <w:r w:rsidR="007D3A6D">
              <w:rPr>
                <w:noProof/>
                <w:webHidden/>
              </w:rPr>
              <w:instrText xml:space="preserve"> PAGEREF _Toc465940718 \h </w:instrText>
            </w:r>
            <w:r w:rsidR="007D3A6D">
              <w:rPr>
                <w:noProof/>
                <w:webHidden/>
              </w:rPr>
            </w:r>
            <w:r w:rsidR="007D3A6D">
              <w:rPr>
                <w:noProof/>
                <w:webHidden/>
              </w:rPr>
              <w:fldChar w:fldCharType="separate"/>
            </w:r>
            <w:r w:rsidR="007D3A6D">
              <w:rPr>
                <w:noProof/>
                <w:webHidden/>
              </w:rPr>
              <w:t>17</w:t>
            </w:r>
            <w:r w:rsidR="007D3A6D">
              <w:rPr>
                <w:noProof/>
                <w:webHidden/>
              </w:rPr>
              <w:fldChar w:fldCharType="end"/>
            </w:r>
          </w:hyperlink>
        </w:p>
        <w:p w14:paraId="7BC04004" w14:textId="77777777" w:rsidR="007D3A6D" w:rsidRDefault="00107D86">
          <w:pPr>
            <w:pStyle w:val="TOC2"/>
            <w:tabs>
              <w:tab w:val="right" w:pos="10430"/>
            </w:tabs>
            <w:rPr>
              <w:rFonts w:eastAsiaTheme="minorEastAsia" w:cstheme="minorBidi"/>
              <w:noProof/>
              <w:sz w:val="24"/>
              <w:szCs w:val="24"/>
            </w:rPr>
          </w:pPr>
          <w:hyperlink w:anchor="_Toc465940719" w:history="1">
            <w:r w:rsidR="007D3A6D" w:rsidRPr="00134E58">
              <w:rPr>
                <w:rStyle w:val="Hyperlink"/>
                <w:noProof/>
              </w:rPr>
              <w:t>4.5 System Availability Date</w:t>
            </w:r>
            <w:r w:rsidR="007D3A6D">
              <w:rPr>
                <w:noProof/>
                <w:webHidden/>
              </w:rPr>
              <w:tab/>
            </w:r>
            <w:r w:rsidR="007D3A6D">
              <w:rPr>
                <w:noProof/>
                <w:webHidden/>
              </w:rPr>
              <w:fldChar w:fldCharType="begin"/>
            </w:r>
            <w:r w:rsidR="007D3A6D">
              <w:rPr>
                <w:noProof/>
                <w:webHidden/>
              </w:rPr>
              <w:instrText xml:space="preserve"> PAGEREF _Toc465940719 \h </w:instrText>
            </w:r>
            <w:r w:rsidR="007D3A6D">
              <w:rPr>
                <w:noProof/>
                <w:webHidden/>
              </w:rPr>
            </w:r>
            <w:r w:rsidR="007D3A6D">
              <w:rPr>
                <w:noProof/>
                <w:webHidden/>
              </w:rPr>
              <w:fldChar w:fldCharType="separate"/>
            </w:r>
            <w:r w:rsidR="007D3A6D">
              <w:rPr>
                <w:noProof/>
                <w:webHidden/>
              </w:rPr>
              <w:t>18</w:t>
            </w:r>
            <w:r w:rsidR="007D3A6D">
              <w:rPr>
                <w:noProof/>
                <w:webHidden/>
              </w:rPr>
              <w:fldChar w:fldCharType="end"/>
            </w:r>
          </w:hyperlink>
        </w:p>
        <w:p w14:paraId="1964D3BD" w14:textId="77777777" w:rsidR="007D3A6D" w:rsidRDefault="00107D86">
          <w:pPr>
            <w:pStyle w:val="TOC2"/>
            <w:tabs>
              <w:tab w:val="right" w:pos="10430"/>
            </w:tabs>
            <w:rPr>
              <w:rFonts w:eastAsiaTheme="minorEastAsia" w:cstheme="minorBidi"/>
              <w:noProof/>
              <w:sz w:val="24"/>
              <w:szCs w:val="24"/>
            </w:rPr>
          </w:pPr>
          <w:hyperlink w:anchor="_Toc465940720" w:history="1">
            <w:r w:rsidR="007D3A6D" w:rsidRPr="00134E58">
              <w:rPr>
                <w:rStyle w:val="Hyperlink"/>
                <w:noProof/>
              </w:rPr>
              <w:t>4.6 Metric Comparison</w:t>
            </w:r>
            <w:r w:rsidR="007D3A6D">
              <w:rPr>
                <w:noProof/>
                <w:webHidden/>
              </w:rPr>
              <w:tab/>
            </w:r>
            <w:r w:rsidR="007D3A6D">
              <w:rPr>
                <w:noProof/>
                <w:webHidden/>
              </w:rPr>
              <w:fldChar w:fldCharType="begin"/>
            </w:r>
            <w:r w:rsidR="007D3A6D">
              <w:rPr>
                <w:noProof/>
                <w:webHidden/>
              </w:rPr>
              <w:instrText xml:space="preserve"> PAGEREF _Toc465940720 \h </w:instrText>
            </w:r>
            <w:r w:rsidR="007D3A6D">
              <w:rPr>
                <w:noProof/>
                <w:webHidden/>
              </w:rPr>
            </w:r>
            <w:r w:rsidR="007D3A6D">
              <w:rPr>
                <w:noProof/>
                <w:webHidden/>
              </w:rPr>
              <w:fldChar w:fldCharType="separate"/>
            </w:r>
            <w:r w:rsidR="007D3A6D">
              <w:rPr>
                <w:noProof/>
                <w:webHidden/>
              </w:rPr>
              <w:t>18</w:t>
            </w:r>
            <w:r w:rsidR="007D3A6D">
              <w:rPr>
                <w:noProof/>
                <w:webHidden/>
              </w:rPr>
              <w:fldChar w:fldCharType="end"/>
            </w:r>
          </w:hyperlink>
        </w:p>
        <w:p w14:paraId="4C1BBDEB" w14:textId="77777777" w:rsidR="007D3A6D" w:rsidRDefault="00107D86">
          <w:pPr>
            <w:pStyle w:val="TOC2"/>
            <w:tabs>
              <w:tab w:val="right" w:pos="10430"/>
            </w:tabs>
            <w:rPr>
              <w:rFonts w:eastAsiaTheme="minorEastAsia" w:cstheme="minorBidi"/>
              <w:noProof/>
              <w:sz w:val="24"/>
              <w:szCs w:val="24"/>
            </w:rPr>
          </w:pPr>
          <w:hyperlink w:anchor="_Toc465940721" w:history="1">
            <w:r w:rsidR="007D3A6D" w:rsidRPr="00134E58">
              <w:rPr>
                <w:rStyle w:val="Hyperlink"/>
                <w:noProof/>
              </w:rPr>
              <w:t>4.7 Required Reporting Components</w:t>
            </w:r>
            <w:r w:rsidR="007D3A6D">
              <w:rPr>
                <w:noProof/>
                <w:webHidden/>
              </w:rPr>
              <w:tab/>
            </w:r>
            <w:r w:rsidR="007D3A6D">
              <w:rPr>
                <w:noProof/>
                <w:webHidden/>
              </w:rPr>
              <w:fldChar w:fldCharType="begin"/>
            </w:r>
            <w:r w:rsidR="007D3A6D">
              <w:rPr>
                <w:noProof/>
                <w:webHidden/>
              </w:rPr>
              <w:instrText xml:space="preserve"> PAGEREF _Toc465940721 \h </w:instrText>
            </w:r>
            <w:r w:rsidR="007D3A6D">
              <w:rPr>
                <w:noProof/>
                <w:webHidden/>
              </w:rPr>
            </w:r>
            <w:r w:rsidR="007D3A6D">
              <w:rPr>
                <w:noProof/>
                <w:webHidden/>
              </w:rPr>
              <w:fldChar w:fldCharType="separate"/>
            </w:r>
            <w:r w:rsidR="007D3A6D">
              <w:rPr>
                <w:noProof/>
                <w:webHidden/>
              </w:rPr>
              <w:t>18</w:t>
            </w:r>
            <w:r w:rsidR="007D3A6D">
              <w:rPr>
                <w:noProof/>
                <w:webHidden/>
              </w:rPr>
              <w:fldChar w:fldCharType="end"/>
            </w:r>
          </w:hyperlink>
        </w:p>
        <w:p w14:paraId="5F51CC6B" w14:textId="77777777" w:rsidR="007D3A6D" w:rsidRDefault="00107D86">
          <w:pPr>
            <w:pStyle w:val="TOC1"/>
            <w:tabs>
              <w:tab w:val="right" w:pos="10430"/>
            </w:tabs>
            <w:rPr>
              <w:rFonts w:eastAsiaTheme="minorEastAsia" w:cstheme="minorBidi"/>
              <w:b w:val="0"/>
              <w:bCs w:val="0"/>
              <w:noProof/>
            </w:rPr>
          </w:pPr>
          <w:hyperlink w:anchor="_Toc465940722" w:history="1">
            <w:r w:rsidR="007D3A6D" w:rsidRPr="00134E58">
              <w:rPr>
                <w:rStyle w:val="Hyperlink"/>
                <w:noProof/>
              </w:rPr>
              <w:t>CLAUSE 5: PRICING</w:t>
            </w:r>
            <w:r w:rsidR="007D3A6D">
              <w:rPr>
                <w:noProof/>
                <w:webHidden/>
              </w:rPr>
              <w:tab/>
            </w:r>
            <w:r w:rsidR="007D3A6D">
              <w:rPr>
                <w:noProof/>
                <w:webHidden/>
              </w:rPr>
              <w:fldChar w:fldCharType="begin"/>
            </w:r>
            <w:r w:rsidR="007D3A6D">
              <w:rPr>
                <w:noProof/>
                <w:webHidden/>
              </w:rPr>
              <w:instrText xml:space="preserve"> PAGEREF _Toc465940722 \h </w:instrText>
            </w:r>
            <w:r w:rsidR="007D3A6D">
              <w:rPr>
                <w:noProof/>
                <w:webHidden/>
              </w:rPr>
            </w:r>
            <w:r w:rsidR="007D3A6D">
              <w:rPr>
                <w:noProof/>
                <w:webHidden/>
              </w:rPr>
              <w:fldChar w:fldCharType="separate"/>
            </w:r>
            <w:r w:rsidR="007D3A6D">
              <w:rPr>
                <w:noProof/>
                <w:webHidden/>
              </w:rPr>
              <w:t>19</w:t>
            </w:r>
            <w:r w:rsidR="007D3A6D">
              <w:rPr>
                <w:noProof/>
                <w:webHidden/>
              </w:rPr>
              <w:fldChar w:fldCharType="end"/>
            </w:r>
          </w:hyperlink>
        </w:p>
        <w:p w14:paraId="601BFBDC" w14:textId="77777777" w:rsidR="007D3A6D" w:rsidRDefault="00107D86">
          <w:pPr>
            <w:pStyle w:val="TOC2"/>
            <w:tabs>
              <w:tab w:val="right" w:pos="10430"/>
            </w:tabs>
            <w:rPr>
              <w:rFonts w:eastAsiaTheme="minorEastAsia" w:cstheme="minorBidi"/>
              <w:noProof/>
              <w:sz w:val="24"/>
              <w:szCs w:val="24"/>
            </w:rPr>
          </w:pPr>
          <w:hyperlink w:anchor="_Toc465940723" w:history="1">
            <w:r w:rsidR="007D3A6D" w:rsidRPr="00134E58">
              <w:rPr>
                <w:rStyle w:val="Hyperlink"/>
                <w:noProof/>
              </w:rPr>
              <w:t>5.1 Pricing Methodology and Model</w:t>
            </w:r>
            <w:r w:rsidR="007D3A6D">
              <w:rPr>
                <w:noProof/>
                <w:webHidden/>
              </w:rPr>
              <w:tab/>
            </w:r>
            <w:r w:rsidR="007D3A6D">
              <w:rPr>
                <w:noProof/>
                <w:webHidden/>
              </w:rPr>
              <w:fldChar w:fldCharType="begin"/>
            </w:r>
            <w:r w:rsidR="007D3A6D">
              <w:rPr>
                <w:noProof/>
                <w:webHidden/>
              </w:rPr>
              <w:instrText xml:space="preserve"> PAGEREF _Toc465940723 \h </w:instrText>
            </w:r>
            <w:r w:rsidR="007D3A6D">
              <w:rPr>
                <w:noProof/>
                <w:webHidden/>
              </w:rPr>
            </w:r>
            <w:r w:rsidR="007D3A6D">
              <w:rPr>
                <w:noProof/>
                <w:webHidden/>
              </w:rPr>
              <w:fldChar w:fldCharType="separate"/>
            </w:r>
            <w:r w:rsidR="007D3A6D">
              <w:rPr>
                <w:noProof/>
                <w:webHidden/>
              </w:rPr>
              <w:t>19</w:t>
            </w:r>
            <w:r w:rsidR="007D3A6D">
              <w:rPr>
                <w:noProof/>
                <w:webHidden/>
              </w:rPr>
              <w:fldChar w:fldCharType="end"/>
            </w:r>
          </w:hyperlink>
        </w:p>
        <w:p w14:paraId="2C9A22B4" w14:textId="77777777" w:rsidR="007D3A6D" w:rsidRDefault="00107D86">
          <w:pPr>
            <w:pStyle w:val="TOC2"/>
            <w:tabs>
              <w:tab w:val="right" w:pos="10430"/>
            </w:tabs>
            <w:rPr>
              <w:rFonts w:eastAsiaTheme="minorEastAsia" w:cstheme="minorBidi"/>
              <w:noProof/>
              <w:sz w:val="24"/>
              <w:szCs w:val="24"/>
            </w:rPr>
          </w:pPr>
          <w:hyperlink w:anchor="_Toc465940724" w:history="1">
            <w:r w:rsidR="007D3A6D" w:rsidRPr="00134E58">
              <w:rPr>
                <w:rStyle w:val="Hyperlink"/>
                <w:noProof/>
              </w:rPr>
              <w:t>5.2 Priced System</w:t>
            </w:r>
            <w:r w:rsidR="007D3A6D">
              <w:rPr>
                <w:noProof/>
                <w:webHidden/>
              </w:rPr>
              <w:tab/>
            </w:r>
            <w:r w:rsidR="007D3A6D">
              <w:rPr>
                <w:noProof/>
                <w:webHidden/>
              </w:rPr>
              <w:fldChar w:fldCharType="begin"/>
            </w:r>
            <w:r w:rsidR="007D3A6D">
              <w:rPr>
                <w:noProof/>
                <w:webHidden/>
              </w:rPr>
              <w:instrText xml:space="preserve"> PAGEREF _Toc465940724 \h </w:instrText>
            </w:r>
            <w:r w:rsidR="007D3A6D">
              <w:rPr>
                <w:noProof/>
                <w:webHidden/>
              </w:rPr>
            </w:r>
            <w:r w:rsidR="007D3A6D">
              <w:rPr>
                <w:noProof/>
                <w:webHidden/>
              </w:rPr>
              <w:fldChar w:fldCharType="separate"/>
            </w:r>
            <w:r w:rsidR="007D3A6D">
              <w:rPr>
                <w:noProof/>
                <w:webHidden/>
              </w:rPr>
              <w:t>19</w:t>
            </w:r>
            <w:r w:rsidR="007D3A6D">
              <w:rPr>
                <w:noProof/>
                <w:webHidden/>
              </w:rPr>
              <w:fldChar w:fldCharType="end"/>
            </w:r>
          </w:hyperlink>
        </w:p>
        <w:p w14:paraId="30322FEE" w14:textId="77777777" w:rsidR="007D3A6D" w:rsidRDefault="00107D86">
          <w:pPr>
            <w:pStyle w:val="TOC2"/>
            <w:tabs>
              <w:tab w:val="right" w:pos="10430"/>
            </w:tabs>
            <w:rPr>
              <w:rFonts w:eastAsiaTheme="minorEastAsia" w:cstheme="minorBidi"/>
              <w:noProof/>
              <w:sz w:val="24"/>
              <w:szCs w:val="24"/>
            </w:rPr>
          </w:pPr>
          <w:hyperlink w:anchor="_Toc465940725" w:history="1">
            <w:r w:rsidR="007D3A6D" w:rsidRPr="00134E58">
              <w:rPr>
                <w:rStyle w:val="Hyperlink"/>
                <w:noProof/>
              </w:rPr>
              <w:t>5.3 Additional Operational Components</w:t>
            </w:r>
            <w:r w:rsidR="007D3A6D">
              <w:rPr>
                <w:noProof/>
                <w:webHidden/>
              </w:rPr>
              <w:tab/>
            </w:r>
            <w:r w:rsidR="007D3A6D">
              <w:rPr>
                <w:noProof/>
                <w:webHidden/>
              </w:rPr>
              <w:fldChar w:fldCharType="begin"/>
            </w:r>
            <w:r w:rsidR="007D3A6D">
              <w:rPr>
                <w:noProof/>
                <w:webHidden/>
              </w:rPr>
              <w:instrText xml:space="preserve"> PAGEREF _Toc465940725 \h </w:instrText>
            </w:r>
            <w:r w:rsidR="007D3A6D">
              <w:rPr>
                <w:noProof/>
                <w:webHidden/>
              </w:rPr>
            </w:r>
            <w:r w:rsidR="007D3A6D">
              <w:rPr>
                <w:noProof/>
                <w:webHidden/>
              </w:rPr>
              <w:fldChar w:fldCharType="separate"/>
            </w:r>
            <w:r w:rsidR="007D3A6D">
              <w:rPr>
                <w:noProof/>
                <w:webHidden/>
              </w:rPr>
              <w:t>19</w:t>
            </w:r>
            <w:r w:rsidR="007D3A6D">
              <w:rPr>
                <w:noProof/>
                <w:webHidden/>
              </w:rPr>
              <w:fldChar w:fldCharType="end"/>
            </w:r>
          </w:hyperlink>
        </w:p>
        <w:p w14:paraId="10657D74" w14:textId="77777777" w:rsidR="007D3A6D" w:rsidRDefault="00107D86">
          <w:pPr>
            <w:pStyle w:val="TOC2"/>
            <w:tabs>
              <w:tab w:val="right" w:pos="10430"/>
            </w:tabs>
            <w:rPr>
              <w:rFonts w:eastAsiaTheme="minorEastAsia" w:cstheme="minorBidi"/>
              <w:noProof/>
              <w:sz w:val="24"/>
              <w:szCs w:val="24"/>
            </w:rPr>
          </w:pPr>
          <w:hyperlink w:anchor="_Toc465940726" w:history="1">
            <w:r w:rsidR="007D3A6D" w:rsidRPr="00134E58">
              <w:rPr>
                <w:rStyle w:val="Hyperlink"/>
                <w:noProof/>
              </w:rPr>
              <w:t>5.4 Software</w:t>
            </w:r>
            <w:r w:rsidR="007D3A6D">
              <w:rPr>
                <w:noProof/>
                <w:webHidden/>
              </w:rPr>
              <w:tab/>
            </w:r>
            <w:r w:rsidR="007D3A6D">
              <w:rPr>
                <w:noProof/>
                <w:webHidden/>
              </w:rPr>
              <w:fldChar w:fldCharType="begin"/>
            </w:r>
            <w:r w:rsidR="007D3A6D">
              <w:rPr>
                <w:noProof/>
                <w:webHidden/>
              </w:rPr>
              <w:instrText xml:space="preserve"> PAGEREF _Toc465940726 \h </w:instrText>
            </w:r>
            <w:r w:rsidR="007D3A6D">
              <w:rPr>
                <w:noProof/>
                <w:webHidden/>
              </w:rPr>
            </w:r>
            <w:r w:rsidR="007D3A6D">
              <w:rPr>
                <w:noProof/>
                <w:webHidden/>
              </w:rPr>
              <w:fldChar w:fldCharType="separate"/>
            </w:r>
            <w:r w:rsidR="007D3A6D">
              <w:rPr>
                <w:noProof/>
                <w:webHidden/>
              </w:rPr>
              <w:t>20</w:t>
            </w:r>
            <w:r w:rsidR="007D3A6D">
              <w:rPr>
                <w:noProof/>
                <w:webHidden/>
              </w:rPr>
              <w:fldChar w:fldCharType="end"/>
            </w:r>
          </w:hyperlink>
        </w:p>
        <w:p w14:paraId="208A8344" w14:textId="77777777" w:rsidR="007D3A6D" w:rsidRDefault="00107D86">
          <w:pPr>
            <w:pStyle w:val="TOC2"/>
            <w:tabs>
              <w:tab w:val="right" w:pos="10430"/>
            </w:tabs>
            <w:rPr>
              <w:rFonts w:eastAsiaTheme="minorEastAsia" w:cstheme="minorBidi"/>
              <w:noProof/>
              <w:sz w:val="24"/>
              <w:szCs w:val="24"/>
            </w:rPr>
          </w:pPr>
          <w:hyperlink w:anchor="_Toc465940727" w:history="1">
            <w:r w:rsidR="007D3A6D" w:rsidRPr="00134E58">
              <w:rPr>
                <w:rStyle w:val="Hyperlink"/>
                <w:noProof/>
              </w:rPr>
              <w:t>5.5 Allowable Substitutions</w:t>
            </w:r>
            <w:r w:rsidR="007D3A6D">
              <w:rPr>
                <w:noProof/>
                <w:webHidden/>
              </w:rPr>
              <w:tab/>
            </w:r>
            <w:r w:rsidR="007D3A6D">
              <w:rPr>
                <w:noProof/>
                <w:webHidden/>
              </w:rPr>
              <w:fldChar w:fldCharType="begin"/>
            </w:r>
            <w:r w:rsidR="007D3A6D">
              <w:rPr>
                <w:noProof/>
                <w:webHidden/>
              </w:rPr>
              <w:instrText xml:space="preserve"> PAGEREF _Toc465940727 \h </w:instrText>
            </w:r>
            <w:r w:rsidR="007D3A6D">
              <w:rPr>
                <w:noProof/>
                <w:webHidden/>
              </w:rPr>
            </w:r>
            <w:r w:rsidR="007D3A6D">
              <w:rPr>
                <w:noProof/>
                <w:webHidden/>
              </w:rPr>
              <w:fldChar w:fldCharType="separate"/>
            </w:r>
            <w:r w:rsidR="007D3A6D">
              <w:rPr>
                <w:noProof/>
                <w:webHidden/>
              </w:rPr>
              <w:t>20</w:t>
            </w:r>
            <w:r w:rsidR="007D3A6D">
              <w:rPr>
                <w:noProof/>
                <w:webHidden/>
              </w:rPr>
              <w:fldChar w:fldCharType="end"/>
            </w:r>
          </w:hyperlink>
        </w:p>
        <w:p w14:paraId="7CDA7D0C" w14:textId="77777777" w:rsidR="007D3A6D" w:rsidRDefault="00107D86">
          <w:pPr>
            <w:pStyle w:val="TOC1"/>
            <w:tabs>
              <w:tab w:val="right" w:pos="10430"/>
            </w:tabs>
            <w:rPr>
              <w:rFonts w:eastAsiaTheme="minorEastAsia" w:cstheme="minorBidi"/>
              <w:b w:val="0"/>
              <w:bCs w:val="0"/>
              <w:noProof/>
            </w:rPr>
          </w:pPr>
          <w:hyperlink w:anchor="_Toc465940728" w:history="1">
            <w:r w:rsidR="007D3A6D" w:rsidRPr="00134E58">
              <w:rPr>
                <w:rStyle w:val="Hyperlink"/>
                <w:noProof/>
              </w:rPr>
              <w:t>CLAUSE 6: ENERGY</w:t>
            </w:r>
            <w:r w:rsidR="007D3A6D">
              <w:rPr>
                <w:noProof/>
                <w:webHidden/>
              </w:rPr>
              <w:tab/>
            </w:r>
            <w:r w:rsidR="007D3A6D">
              <w:rPr>
                <w:noProof/>
                <w:webHidden/>
              </w:rPr>
              <w:fldChar w:fldCharType="begin"/>
            </w:r>
            <w:r w:rsidR="007D3A6D">
              <w:rPr>
                <w:noProof/>
                <w:webHidden/>
              </w:rPr>
              <w:instrText xml:space="preserve"> PAGEREF _Toc465940728 \h </w:instrText>
            </w:r>
            <w:r w:rsidR="007D3A6D">
              <w:rPr>
                <w:noProof/>
                <w:webHidden/>
              </w:rPr>
            </w:r>
            <w:r w:rsidR="007D3A6D">
              <w:rPr>
                <w:noProof/>
                <w:webHidden/>
              </w:rPr>
              <w:fldChar w:fldCharType="separate"/>
            </w:r>
            <w:r w:rsidR="007D3A6D">
              <w:rPr>
                <w:noProof/>
                <w:webHidden/>
              </w:rPr>
              <w:t>21</w:t>
            </w:r>
            <w:r w:rsidR="007D3A6D">
              <w:rPr>
                <w:noProof/>
                <w:webHidden/>
              </w:rPr>
              <w:fldChar w:fldCharType="end"/>
            </w:r>
          </w:hyperlink>
        </w:p>
        <w:p w14:paraId="64FC4226" w14:textId="77777777" w:rsidR="007D3A6D" w:rsidRDefault="00107D86">
          <w:pPr>
            <w:pStyle w:val="TOC2"/>
            <w:tabs>
              <w:tab w:val="right" w:pos="10430"/>
            </w:tabs>
            <w:rPr>
              <w:rFonts w:eastAsiaTheme="minorEastAsia" w:cstheme="minorBidi"/>
              <w:noProof/>
              <w:sz w:val="24"/>
              <w:szCs w:val="24"/>
            </w:rPr>
          </w:pPr>
          <w:hyperlink w:anchor="_Toc465940729" w:history="1">
            <w:r w:rsidR="007D3A6D" w:rsidRPr="00134E58">
              <w:rPr>
                <w:rStyle w:val="Hyperlink"/>
                <w:noProof/>
              </w:rPr>
              <w:t>6.1 General Measurement Guidelines</w:t>
            </w:r>
            <w:r w:rsidR="007D3A6D">
              <w:rPr>
                <w:noProof/>
                <w:webHidden/>
              </w:rPr>
              <w:tab/>
            </w:r>
            <w:r w:rsidR="007D3A6D">
              <w:rPr>
                <w:noProof/>
                <w:webHidden/>
              </w:rPr>
              <w:fldChar w:fldCharType="begin"/>
            </w:r>
            <w:r w:rsidR="007D3A6D">
              <w:rPr>
                <w:noProof/>
                <w:webHidden/>
              </w:rPr>
              <w:instrText xml:space="preserve"> PAGEREF _Toc465940729 \h </w:instrText>
            </w:r>
            <w:r w:rsidR="007D3A6D">
              <w:rPr>
                <w:noProof/>
                <w:webHidden/>
              </w:rPr>
            </w:r>
            <w:r w:rsidR="007D3A6D">
              <w:rPr>
                <w:noProof/>
                <w:webHidden/>
              </w:rPr>
              <w:fldChar w:fldCharType="separate"/>
            </w:r>
            <w:r w:rsidR="007D3A6D">
              <w:rPr>
                <w:noProof/>
                <w:webHidden/>
              </w:rPr>
              <w:t>21</w:t>
            </w:r>
            <w:r w:rsidR="007D3A6D">
              <w:rPr>
                <w:noProof/>
                <w:webHidden/>
              </w:rPr>
              <w:fldChar w:fldCharType="end"/>
            </w:r>
          </w:hyperlink>
        </w:p>
        <w:p w14:paraId="3C829155" w14:textId="77777777" w:rsidR="007D3A6D" w:rsidRDefault="00107D86">
          <w:pPr>
            <w:pStyle w:val="TOC2"/>
            <w:tabs>
              <w:tab w:val="right" w:pos="10430"/>
            </w:tabs>
            <w:rPr>
              <w:rFonts w:eastAsiaTheme="minorEastAsia" w:cstheme="minorBidi"/>
              <w:noProof/>
              <w:sz w:val="24"/>
              <w:szCs w:val="24"/>
            </w:rPr>
          </w:pPr>
          <w:hyperlink w:anchor="_Toc465940730" w:history="1">
            <w:r w:rsidR="007D3A6D" w:rsidRPr="00134E58">
              <w:rPr>
                <w:rStyle w:val="Hyperlink"/>
                <w:noProof/>
              </w:rPr>
              <w:t>6.3 TPCx-HS Energy Metric</w:t>
            </w:r>
            <w:r w:rsidR="007D3A6D">
              <w:rPr>
                <w:noProof/>
                <w:webHidden/>
              </w:rPr>
              <w:tab/>
            </w:r>
            <w:r w:rsidR="007D3A6D">
              <w:rPr>
                <w:noProof/>
                <w:webHidden/>
              </w:rPr>
              <w:fldChar w:fldCharType="begin"/>
            </w:r>
            <w:r w:rsidR="007D3A6D">
              <w:rPr>
                <w:noProof/>
                <w:webHidden/>
              </w:rPr>
              <w:instrText xml:space="preserve"> PAGEREF _Toc465940730 \h </w:instrText>
            </w:r>
            <w:r w:rsidR="007D3A6D">
              <w:rPr>
                <w:noProof/>
                <w:webHidden/>
              </w:rPr>
            </w:r>
            <w:r w:rsidR="007D3A6D">
              <w:rPr>
                <w:noProof/>
                <w:webHidden/>
              </w:rPr>
              <w:fldChar w:fldCharType="separate"/>
            </w:r>
            <w:r w:rsidR="007D3A6D">
              <w:rPr>
                <w:noProof/>
                <w:webHidden/>
              </w:rPr>
              <w:t>23</w:t>
            </w:r>
            <w:r w:rsidR="007D3A6D">
              <w:rPr>
                <w:noProof/>
                <w:webHidden/>
              </w:rPr>
              <w:fldChar w:fldCharType="end"/>
            </w:r>
          </w:hyperlink>
        </w:p>
        <w:p w14:paraId="780E486F" w14:textId="77777777" w:rsidR="007D3A6D" w:rsidRDefault="00107D86">
          <w:pPr>
            <w:pStyle w:val="TOC2"/>
            <w:tabs>
              <w:tab w:val="right" w:pos="10430"/>
            </w:tabs>
            <w:rPr>
              <w:rFonts w:eastAsiaTheme="minorEastAsia" w:cstheme="minorBidi"/>
              <w:noProof/>
              <w:sz w:val="24"/>
              <w:szCs w:val="24"/>
            </w:rPr>
          </w:pPr>
          <w:hyperlink w:anchor="_Toc465940731" w:history="1">
            <w:r w:rsidR="007D3A6D" w:rsidRPr="00134E58">
              <w:rPr>
                <w:rStyle w:val="Hyperlink"/>
                <w:noProof/>
              </w:rPr>
              <w:t>6.4 Reporting TPC-Energy Optional Metrics</w:t>
            </w:r>
            <w:r w:rsidR="007D3A6D">
              <w:rPr>
                <w:noProof/>
                <w:webHidden/>
              </w:rPr>
              <w:tab/>
            </w:r>
            <w:r w:rsidR="007D3A6D">
              <w:rPr>
                <w:noProof/>
                <w:webHidden/>
              </w:rPr>
              <w:fldChar w:fldCharType="begin"/>
            </w:r>
            <w:r w:rsidR="007D3A6D">
              <w:rPr>
                <w:noProof/>
                <w:webHidden/>
              </w:rPr>
              <w:instrText xml:space="preserve"> PAGEREF _Toc465940731 \h </w:instrText>
            </w:r>
            <w:r w:rsidR="007D3A6D">
              <w:rPr>
                <w:noProof/>
                <w:webHidden/>
              </w:rPr>
            </w:r>
            <w:r w:rsidR="007D3A6D">
              <w:rPr>
                <w:noProof/>
                <w:webHidden/>
              </w:rPr>
              <w:fldChar w:fldCharType="separate"/>
            </w:r>
            <w:r w:rsidR="007D3A6D">
              <w:rPr>
                <w:noProof/>
                <w:webHidden/>
              </w:rPr>
              <w:t>23</w:t>
            </w:r>
            <w:r w:rsidR="007D3A6D">
              <w:rPr>
                <w:noProof/>
                <w:webHidden/>
              </w:rPr>
              <w:fldChar w:fldCharType="end"/>
            </w:r>
          </w:hyperlink>
        </w:p>
        <w:p w14:paraId="56FDD35E" w14:textId="77777777" w:rsidR="007D3A6D" w:rsidRDefault="00107D86">
          <w:pPr>
            <w:pStyle w:val="TOC1"/>
            <w:tabs>
              <w:tab w:val="right" w:pos="10430"/>
            </w:tabs>
            <w:rPr>
              <w:rFonts w:eastAsiaTheme="minorEastAsia" w:cstheme="minorBidi"/>
              <w:b w:val="0"/>
              <w:bCs w:val="0"/>
              <w:noProof/>
            </w:rPr>
          </w:pPr>
          <w:hyperlink w:anchor="_Toc465940732" w:history="1">
            <w:r w:rsidR="007D3A6D" w:rsidRPr="00134E58">
              <w:rPr>
                <w:rStyle w:val="Hyperlink"/>
                <w:noProof/>
              </w:rPr>
              <w:t>CLAUSE 7: FULL DISCLOSURE</w:t>
            </w:r>
            <w:r w:rsidR="007D3A6D">
              <w:rPr>
                <w:noProof/>
                <w:webHidden/>
              </w:rPr>
              <w:tab/>
            </w:r>
            <w:r w:rsidR="007D3A6D">
              <w:rPr>
                <w:noProof/>
                <w:webHidden/>
              </w:rPr>
              <w:fldChar w:fldCharType="begin"/>
            </w:r>
            <w:r w:rsidR="007D3A6D">
              <w:rPr>
                <w:noProof/>
                <w:webHidden/>
              </w:rPr>
              <w:instrText xml:space="preserve"> PAGEREF _Toc465940732 \h </w:instrText>
            </w:r>
            <w:r w:rsidR="007D3A6D">
              <w:rPr>
                <w:noProof/>
                <w:webHidden/>
              </w:rPr>
            </w:r>
            <w:r w:rsidR="007D3A6D">
              <w:rPr>
                <w:noProof/>
                <w:webHidden/>
              </w:rPr>
              <w:fldChar w:fldCharType="separate"/>
            </w:r>
            <w:r w:rsidR="007D3A6D">
              <w:rPr>
                <w:noProof/>
                <w:webHidden/>
              </w:rPr>
              <w:t>24</w:t>
            </w:r>
            <w:r w:rsidR="007D3A6D">
              <w:rPr>
                <w:noProof/>
                <w:webHidden/>
              </w:rPr>
              <w:fldChar w:fldCharType="end"/>
            </w:r>
          </w:hyperlink>
        </w:p>
        <w:p w14:paraId="62A29F87" w14:textId="77777777" w:rsidR="007D3A6D" w:rsidRDefault="00107D86">
          <w:pPr>
            <w:pStyle w:val="TOC2"/>
            <w:tabs>
              <w:tab w:val="right" w:pos="10430"/>
            </w:tabs>
            <w:rPr>
              <w:rFonts w:eastAsiaTheme="minorEastAsia" w:cstheme="minorBidi"/>
              <w:noProof/>
              <w:sz w:val="24"/>
              <w:szCs w:val="24"/>
            </w:rPr>
          </w:pPr>
          <w:hyperlink w:anchor="_Toc465940733" w:history="1">
            <w:r w:rsidR="007D3A6D" w:rsidRPr="00134E58">
              <w:rPr>
                <w:rStyle w:val="Hyperlink"/>
                <w:noProof/>
              </w:rPr>
              <w:t>7.1 Reporting Requirements</w:t>
            </w:r>
            <w:r w:rsidR="007D3A6D">
              <w:rPr>
                <w:noProof/>
                <w:webHidden/>
              </w:rPr>
              <w:tab/>
            </w:r>
            <w:r w:rsidR="007D3A6D">
              <w:rPr>
                <w:noProof/>
                <w:webHidden/>
              </w:rPr>
              <w:fldChar w:fldCharType="begin"/>
            </w:r>
            <w:r w:rsidR="007D3A6D">
              <w:rPr>
                <w:noProof/>
                <w:webHidden/>
              </w:rPr>
              <w:instrText xml:space="preserve"> PAGEREF _Toc465940733 \h </w:instrText>
            </w:r>
            <w:r w:rsidR="007D3A6D">
              <w:rPr>
                <w:noProof/>
                <w:webHidden/>
              </w:rPr>
            </w:r>
            <w:r w:rsidR="007D3A6D">
              <w:rPr>
                <w:noProof/>
                <w:webHidden/>
              </w:rPr>
              <w:fldChar w:fldCharType="separate"/>
            </w:r>
            <w:r w:rsidR="007D3A6D">
              <w:rPr>
                <w:noProof/>
                <w:webHidden/>
              </w:rPr>
              <w:t>24</w:t>
            </w:r>
            <w:r w:rsidR="007D3A6D">
              <w:rPr>
                <w:noProof/>
                <w:webHidden/>
              </w:rPr>
              <w:fldChar w:fldCharType="end"/>
            </w:r>
          </w:hyperlink>
        </w:p>
        <w:p w14:paraId="13CEEAD8" w14:textId="77777777" w:rsidR="007D3A6D" w:rsidRDefault="00107D86">
          <w:pPr>
            <w:pStyle w:val="TOC2"/>
            <w:tabs>
              <w:tab w:val="left" w:pos="600"/>
              <w:tab w:val="right" w:pos="10430"/>
            </w:tabs>
            <w:rPr>
              <w:rFonts w:eastAsiaTheme="minorEastAsia" w:cstheme="minorBidi"/>
              <w:noProof/>
              <w:sz w:val="24"/>
              <w:szCs w:val="24"/>
            </w:rPr>
          </w:pPr>
          <w:hyperlink w:anchor="_Toc465940734" w:history="1">
            <w:r w:rsidR="007D3A6D" w:rsidRPr="00134E58">
              <w:rPr>
                <w:rStyle w:val="Hyperlink"/>
                <w:noProof/>
              </w:rPr>
              <w:t>7.2</w:t>
            </w:r>
            <w:r w:rsidR="007D3A6D">
              <w:rPr>
                <w:rFonts w:eastAsiaTheme="minorEastAsia" w:cstheme="minorBidi"/>
                <w:noProof/>
                <w:sz w:val="24"/>
                <w:szCs w:val="24"/>
              </w:rPr>
              <w:tab/>
            </w:r>
            <w:r w:rsidR="007D3A6D" w:rsidRPr="00134E58">
              <w:rPr>
                <w:rStyle w:val="Hyperlink"/>
                <w:noProof/>
              </w:rPr>
              <w:t>Format Guidelines</w:t>
            </w:r>
            <w:r w:rsidR="007D3A6D">
              <w:rPr>
                <w:noProof/>
                <w:webHidden/>
              </w:rPr>
              <w:tab/>
            </w:r>
            <w:r w:rsidR="007D3A6D">
              <w:rPr>
                <w:noProof/>
                <w:webHidden/>
              </w:rPr>
              <w:fldChar w:fldCharType="begin"/>
            </w:r>
            <w:r w:rsidR="007D3A6D">
              <w:rPr>
                <w:noProof/>
                <w:webHidden/>
              </w:rPr>
              <w:instrText xml:space="preserve"> PAGEREF _Toc465940734 \h </w:instrText>
            </w:r>
            <w:r w:rsidR="007D3A6D">
              <w:rPr>
                <w:noProof/>
                <w:webHidden/>
              </w:rPr>
            </w:r>
            <w:r w:rsidR="007D3A6D">
              <w:rPr>
                <w:noProof/>
                <w:webHidden/>
              </w:rPr>
              <w:fldChar w:fldCharType="separate"/>
            </w:r>
            <w:r w:rsidR="007D3A6D">
              <w:rPr>
                <w:noProof/>
                <w:webHidden/>
              </w:rPr>
              <w:t>24</w:t>
            </w:r>
            <w:r w:rsidR="007D3A6D">
              <w:rPr>
                <w:noProof/>
                <w:webHidden/>
              </w:rPr>
              <w:fldChar w:fldCharType="end"/>
            </w:r>
          </w:hyperlink>
        </w:p>
        <w:p w14:paraId="04140A0F" w14:textId="77777777" w:rsidR="007D3A6D" w:rsidRDefault="00107D86">
          <w:pPr>
            <w:pStyle w:val="TOC2"/>
            <w:tabs>
              <w:tab w:val="left" w:pos="600"/>
              <w:tab w:val="right" w:pos="10430"/>
            </w:tabs>
            <w:rPr>
              <w:rFonts w:eastAsiaTheme="minorEastAsia" w:cstheme="minorBidi"/>
              <w:noProof/>
              <w:sz w:val="24"/>
              <w:szCs w:val="24"/>
            </w:rPr>
          </w:pPr>
          <w:hyperlink w:anchor="_Toc465940735" w:history="1">
            <w:r w:rsidR="007D3A6D" w:rsidRPr="00134E58">
              <w:rPr>
                <w:rStyle w:val="Hyperlink"/>
                <w:noProof/>
              </w:rPr>
              <w:t>7.3</w:t>
            </w:r>
            <w:r w:rsidR="007D3A6D">
              <w:rPr>
                <w:rFonts w:eastAsiaTheme="minorEastAsia" w:cstheme="minorBidi"/>
                <w:noProof/>
                <w:sz w:val="24"/>
                <w:szCs w:val="24"/>
              </w:rPr>
              <w:tab/>
            </w:r>
            <w:r w:rsidR="007D3A6D" w:rsidRPr="00134E58">
              <w:rPr>
                <w:rStyle w:val="Hyperlink"/>
                <w:noProof/>
              </w:rPr>
              <w:t>Full Disclosure Report</w:t>
            </w:r>
            <w:r w:rsidR="007D3A6D">
              <w:rPr>
                <w:noProof/>
                <w:webHidden/>
              </w:rPr>
              <w:tab/>
            </w:r>
            <w:r w:rsidR="007D3A6D">
              <w:rPr>
                <w:noProof/>
                <w:webHidden/>
              </w:rPr>
              <w:fldChar w:fldCharType="begin"/>
            </w:r>
            <w:r w:rsidR="007D3A6D">
              <w:rPr>
                <w:noProof/>
                <w:webHidden/>
              </w:rPr>
              <w:instrText xml:space="preserve"> PAGEREF _Toc465940735 \h </w:instrText>
            </w:r>
            <w:r w:rsidR="007D3A6D">
              <w:rPr>
                <w:noProof/>
                <w:webHidden/>
              </w:rPr>
            </w:r>
            <w:r w:rsidR="007D3A6D">
              <w:rPr>
                <w:noProof/>
                <w:webHidden/>
              </w:rPr>
              <w:fldChar w:fldCharType="separate"/>
            </w:r>
            <w:r w:rsidR="007D3A6D">
              <w:rPr>
                <w:noProof/>
                <w:webHidden/>
              </w:rPr>
              <w:t>24</w:t>
            </w:r>
            <w:r w:rsidR="007D3A6D">
              <w:rPr>
                <w:noProof/>
                <w:webHidden/>
              </w:rPr>
              <w:fldChar w:fldCharType="end"/>
            </w:r>
          </w:hyperlink>
        </w:p>
        <w:p w14:paraId="0FD28DA9" w14:textId="77777777" w:rsidR="007D3A6D" w:rsidRDefault="00107D86">
          <w:pPr>
            <w:pStyle w:val="TOC2"/>
            <w:tabs>
              <w:tab w:val="left" w:pos="600"/>
              <w:tab w:val="right" w:pos="10430"/>
            </w:tabs>
            <w:rPr>
              <w:rFonts w:eastAsiaTheme="minorEastAsia" w:cstheme="minorBidi"/>
              <w:noProof/>
              <w:sz w:val="24"/>
              <w:szCs w:val="24"/>
            </w:rPr>
          </w:pPr>
          <w:hyperlink w:anchor="_Toc465940736" w:history="1">
            <w:r w:rsidR="007D3A6D" w:rsidRPr="00134E58">
              <w:rPr>
                <w:rStyle w:val="Hyperlink"/>
                <w:noProof/>
              </w:rPr>
              <w:t>7.4</w:t>
            </w:r>
            <w:r w:rsidR="007D3A6D">
              <w:rPr>
                <w:rFonts w:eastAsiaTheme="minorEastAsia" w:cstheme="minorBidi"/>
                <w:noProof/>
                <w:sz w:val="24"/>
                <w:szCs w:val="24"/>
              </w:rPr>
              <w:tab/>
            </w:r>
            <w:r w:rsidR="007D3A6D" w:rsidRPr="00134E58">
              <w:rPr>
                <w:rStyle w:val="Hyperlink"/>
                <w:noProof/>
              </w:rPr>
              <w:t>General Items</w:t>
            </w:r>
            <w:r w:rsidR="007D3A6D">
              <w:rPr>
                <w:noProof/>
                <w:webHidden/>
              </w:rPr>
              <w:tab/>
            </w:r>
            <w:r w:rsidR="007D3A6D">
              <w:rPr>
                <w:noProof/>
                <w:webHidden/>
              </w:rPr>
              <w:fldChar w:fldCharType="begin"/>
            </w:r>
            <w:r w:rsidR="007D3A6D">
              <w:rPr>
                <w:noProof/>
                <w:webHidden/>
              </w:rPr>
              <w:instrText xml:space="preserve"> PAGEREF _Toc465940736 \h </w:instrText>
            </w:r>
            <w:r w:rsidR="007D3A6D">
              <w:rPr>
                <w:noProof/>
                <w:webHidden/>
              </w:rPr>
            </w:r>
            <w:r w:rsidR="007D3A6D">
              <w:rPr>
                <w:noProof/>
                <w:webHidden/>
              </w:rPr>
              <w:fldChar w:fldCharType="separate"/>
            </w:r>
            <w:r w:rsidR="007D3A6D">
              <w:rPr>
                <w:noProof/>
                <w:webHidden/>
              </w:rPr>
              <w:t>24</w:t>
            </w:r>
            <w:r w:rsidR="007D3A6D">
              <w:rPr>
                <w:noProof/>
                <w:webHidden/>
              </w:rPr>
              <w:fldChar w:fldCharType="end"/>
            </w:r>
          </w:hyperlink>
        </w:p>
        <w:p w14:paraId="1B914651" w14:textId="77777777" w:rsidR="007D3A6D" w:rsidRDefault="00107D86">
          <w:pPr>
            <w:pStyle w:val="TOC2"/>
            <w:tabs>
              <w:tab w:val="left" w:pos="600"/>
              <w:tab w:val="right" w:pos="10430"/>
            </w:tabs>
            <w:rPr>
              <w:rFonts w:eastAsiaTheme="minorEastAsia" w:cstheme="minorBidi"/>
              <w:noProof/>
              <w:sz w:val="24"/>
              <w:szCs w:val="24"/>
            </w:rPr>
          </w:pPr>
          <w:hyperlink w:anchor="_Toc465940737" w:history="1">
            <w:r w:rsidR="007D3A6D" w:rsidRPr="00134E58">
              <w:rPr>
                <w:rStyle w:val="Hyperlink"/>
                <w:noProof/>
              </w:rPr>
              <w:t>7.5</w:t>
            </w:r>
            <w:r w:rsidR="007D3A6D">
              <w:rPr>
                <w:rFonts w:eastAsiaTheme="minorEastAsia" w:cstheme="minorBidi"/>
                <w:noProof/>
                <w:sz w:val="24"/>
                <w:szCs w:val="24"/>
              </w:rPr>
              <w:tab/>
            </w:r>
            <w:r w:rsidR="007D3A6D" w:rsidRPr="00134E58">
              <w:rPr>
                <w:rStyle w:val="Hyperlink"/>
                <w:noProof/>
              </w:rPr>
              <w:t>Workload Related Items</w:t>
            </w:r>
            <w:r w:rsidR="007D3A6D">
              <w:rPr>
                <w:noProof/>
                <w:webHidden/>
              </w:rPr>
              <w:tab/>
            </w:r>
            <w:r w:rsidR="007D3A6D">
              <w:rPr>
                <w:noProof/>
                <w:webHidden/>
              </w:rPr>
              <w:fldChar w:fldCharType="begin"/>
            </w:r>
            <w:r w:rsidR="007D3A6D">
              <w:rPr>
                <w:noProof/>
                <w:webHidden/>
              </w:rPr>
              <w:instrText xml:space="preserve"> PAGEREF _Toc465940737 \h </w:instrText>
            </w:r>
            <w:r w:rsidR="007D3A6D">
              <w:rPr>
                <w:noProof/>
                <w:webHidden/>
              </w:rPr>
            </w:r>
            <w:r w:rsidR="007D3A6D">
              <w:rPr>
                <w:noProof/>
                <w:webHidden/>
              </w:rPr>
              <w:fldChar w:fldCharType="separate"/>
            </w:r>
            <w:r w:rsidR="007D3A6D">
              <w:rPr>
                <w:noProof/>
                <w:webHidden/>
              </w:rPr>
              <w:t>27</w:t>
            </w:r>
            <w:r w:rsidR="007D3A6D">
              <w:rPr>
                <w:noProof/>
                <w:webHidden/>
              </w:rPr>
              <w:fldChar w:fldCharType="end"/>
            </w:r>
          </w:hyperlink>
        </w:p>
        <w:p w14:paraId="2F435490" w14:textId="77777777" w:rsidR="007D3A6D" w:rsidRDefault="00107D86">
          <w:pPr>
            <w:pStyle w:val="TOC2"/>
            <w:tabs>
              <w:tab w:val="left" w:pos="600"/>
              <w:tab w:val="right" w:pos="10430"/>
            </w:tabs>
            <w:rPr>
              <w:rFonts w:eastAsiaTheme="minorEastAsia" w:cstheme="minorBidi"/>
              <w:noProof/>
              <w:sz w:val="24"/>
              <w:szCs w:val="24"/>
            </w:rPr>
          </w:pPr>
          <w:hyperlink w:anchor="_Toc465940738" w:history="1">
            <w:r w:rsidR="007D3A6D" w:rsidRPr="00134E58">
              <w:rPr>
                <w:rStyle w:val="Hyperlink"/>
                <w:noProof/>
              </w:rPr>
              <w:t>7.6</w:t>
            </w:r>
            <w:r w:rsidR="007D3A6D">
              <w:rPr>
                <w:rFonts w:eastAsiaTheme="minorEastAsia" w:cstheme="minorBidi"/>
                <w:noProof/>
                <w:sz w:val="24"/>
                <w:szCs w:val="24"/>
              </w:rPr>
              <w:tab/>
            </w:r>
            <w:r w:rsidR="007D3A6D" w:rsidRPr="00134E58">
              <w:rPr>
                <w:rStyle w:val="Hyperlink"/>
                <w:noProof/>
              </w:rPr>
              <w:t>SUT Related Items</w:t>
            </w:r>
            <w:r w:rsidR="007D3A6D">
              <w:rPr>
                <w:noProof/>
                <w:webHidden/>
              </w:rPr>
              <w:tab/>
            </w:r>
            <w:r w:rsidR="007D3A6D">
              <w:rPr>
                <w:noProof/>
                <w:webHidden/>
              </w:rPr>
              <w:fldChar w:fldCharType="begin"/>
            </w:r>
            <w:r w:rsidR="007D3A6D">
              <w:rPr>
                <w:noProof/>
                <w:webHidden/>
              </w:rPr>
              <w:instrText xml:space="preserve"> PAGEREF _Toc465940738 \h </w:instrText>
            </w:r>
            <w:r w:rsidR="007D3A6D">
              <w:rPr>
                <w:noProof/>
                <w:webHidden/>
              </w:rPr>
            </w:r>
            <w:r w:rsidR="007D3A6D">
              <w:rPr>
                <w:noProof/>
                <w:webHidden/>
              </w:rPr>
              <w:fldChar w:fldCharType="separate"/>
            </w:r>
            <w:r w:rsidR="007D3A6D">
              <w:rPr>
                <w:noProof/>
                <w:webHidden/>
              </w:rPr>
              <w:t>28</w:t>
            </w:r>
            <w:r w:rsidR="007D3A6D">
              <w:rPr>
                <w:noProof/>
                <w:webHidden/>
              </w:rPr>
              <w:fldChar w:fldCharType="end"/>
            </w:r>
          </w:hyperlink>
        </w:p>
        <w:p w14:paraId="450FE890" w14:textId="77777777" w:rsidR="007D3A6D" w:rsidRDefault="00107D86">
          <w:pPr>
            <w:pStyle w:val="TOC2"/>
            <w:tabs>
              <w:tab w:val="left" w:pos="600"/>
              <w:tab w:val="right" w:pos="10430"/>
            </w:tabs>
            <w:rPr>
              <w:rFonts w:eastAsiaTheme="minorEastAsia" w:cstheme="minorBidi"/>
              <w:noProof/>
              <w:sz w:val="24"/>
              <w:szCs w:val="24"/>
            </w:rPr>
          </w:pPr>
          <w:hyperlink w:anchor="_Toc465940739" w:history="1">
            <w:r w:rsidR="007D3A6D" w:rsidRPr="00134E58">
              <w:rPr>
                <w:rStyle w:val="Hyperlink"/>
                <w:noProof/>
              </w:rPr>
              <w:t>7.7</w:t>
            </w:r>
            <w:r w:rsidR="007D3A6D">
              <w:rPr>
                <w:rFonts w:eastAsiaTheme="minorEastAsia" w:cstheme="minorBidi"/>
                <w:noProof/>
                <w:sz w:val="24"/>
                <w:szCs w:val="24"/>
              </w:rPr>
              <w:tab/>
            </w:r>
            <w:r w:rsidR="007D3A6D" w:rsidRPr="00134E58">
              <w:rPr>
                <w:rStyle w:val="Hyperlink"/>
                <w:noProof/>
              </w:rPr>
              <w:t>Scale Factors and Metrics</w:t>
            </w:r>
            <w:r w:rsidR="007D3A6D">
              <w:rPr>
                <w:noProof/>
                <w:webHidden/>
              </w:rPr>
              <w:tab/>
            </w:r>
            <w:r w:rsidR="007D3A6D">
              <w:rPr>
                <w:noProof/>
                <w:webHidden/>
              </w:rPr>
              <w:fldChar w:fldCharType="begin"/>
            </w:r>
            <w:r w:rsidR="007D3A6D">
              <w:rPr>
                <w:noProof/>
                <w:webHidden/>
              </w:rPr>
              <w:instrText xml:space="preserve"> PAGEREF _Toc465940739 \h </w:instrText>
            </w:r>
            <w:r w:rsidR="007D3A6D">
              <w:rPr>
                <w:noProof/>
                <w:webHidden/>
              </w:rPr>
            </w:r>
            <w:r w:rsidR="007D3A6D">
              <w:rPr>
                <w:noProof/>
                <w:webHidden/>
              </w:rPr>
              <w:fldChar w:fldCharType="separate"/>
            </w:r>
            <w:r w:rsidR="007D3A6D">
              <w:rPr>
                <w:noProof/>
                <w:webHidden/>
              </w:rPr>
              <w:t>28</w:t>
            </w:r>
            <w:r w:rsidR="007D3A6D">
              <w:rPr>
                <w:noProof/>
                <w:webHidden/>
              </w:rPr>
              <w:fldChar w:fldCharType="end"/>
            </w:r>
          </w:hyperlink>
        </w:p>
        <w:p w14:paraId="0E59A466" w14:textId="77777777" w:rsidR="007D3A6D" w:rsidRDefault="00107D86">
          <w:pPr>
            <w:pStyle w:val="TOC2"/>
            <w:tabs>
              <w:tab w:val="left" w:pos="600"/>
              <w:tab w:val="right" w:pos="10430"/>
            </w:tabs>
            <w:rPr>
              <w:rFonts w:eastAsiaTheme="minorEastAsia" w:cstheme="minorBidi"/>
              <w:noProof/>
              <w:sz w:val="24"/>
              <w:szCs w:val="24"/>
            </w:rPr>
          </w:pPr>
          <w:hyperlink w:anchor="_Toc465940740" w:history="1">
            <w:r w:rsidR="007D3A6D" w:rsidRPr="00134E58">
              <w:rPr>
                <w:rStyle w:val="Hyperlink"/>
                <w:noProof/>
              </w:rPr>
              <w:t>7.8</w:t>
            </w:r>
            <w:r w:rsidR="007D3A6D">
              <w:rPr>
                <w:rFonts w:eastAsiaTheme="minorEastAsia" w:cstheme="minorBidi"/>
                <w:noProof/>
                <w:sz w:val="24"/>
                <w:szCs w:val="24"/>
              </w:rPr>
              <w:tab/>
            </w:r>
            <w:r w:rsidR="007D3A6D" w:rsidRPr="00134E58">
              <w:rPr>
                <w:rStyle w:val="Hyperlink"/>
                <w:noProof/>
              </w:rPr>
              <w:t>Clause 8 – Audit Related Items</w:t>
            </w:r>
            <w:r w:rsidR="007D3A6D">
              <w:rPr>
                <w:noProof/>
                <w:webHidden/>
              </w:rPr>
              <w:tab/>
            </w:r>
            <w:r w:rsidR="007D3A6D">
              <w:rPr>
                <w:noProof/>
                <w:webHidden/>
              </w:rPr>
              <w:fldChar w:fldCharType="begin"/>
            </w:r>
            <w:r w:rsidR="007D3A6D">
              <w:rPr>
                <w:noProof/>
                <w:webHidden/>
              </w:rPr>
              <w:instrText xml:space="preserve"> PAGEREF _Toc465940740 \h </w:instrText>
            </w:r>
            <w:r w:rsidR="007D3A6D">
              <w:rPr>
                <w:noProof/>
                <w:webHidden/>
              </w:rPr>
            </w:r>
            <w:r w:rsidR="007D3A6D">
              <w:rPr>
                <w:noProof/>
                <w:webHidden/>
              </w:rPr>
              <w:fldChar w:fldCharType="separate"/>
            </w:r>
            <w:r w:rsidR="007D3A6D">
              <w:rPr>
                <w:noProof/>
                <w:webHidden/>
              </w:rPr>
              <w:t>29</w:t>
            </w:r>
            <w:r w:rsidR="007D3A6D">
              <w:rPr>
                <w:noProof/>
                <w:webHidden/>
              </w:rPr>
              <w:fldChar w:fldCharType="end"/>
            </w:r>
          </w:hyperlink>
        </w:p>
        <w:p w14:paraId="2004867E" w14:textId="77777777" w:rsidR="007D3A6D" w:rsidRDefault="00107D86">
          <w:pPr>
            <w:pStyle w:val="TOC2"/>
            <w:tabs>
              <w:tab w:val="left" w:pos="600"/>
              <w:tab w:val="right" w:pos="10430"/>
            </w:tabs>
            <w:rPr>
              <w:rFonts w:eastAsiaTheme="minorEastAsia" w:cstheme="minorBidi"/>
              <w:noProof/>
              <w:sz w:val="24"/>
              <w:szCs w:val="24"/>
            </w:rPr>
          </w:pPr>
          <w:hyperlink w:anchor="_Toc465940741" w:history="1">
            <w:r w:rsidR="007D3A6D" w:rsidRPr="00134E58">
              <w:rPr>
                <w:rStyle w:val="Hyperlink"/>
                <w:noProof/>
              </w:rPr>
              <w:t>7.9</w:t>
            </w:r>
            <w:r w:rsidR="007D3A6D">
              <w:rPr>
                <w:rFonts w:eastAsiaTheme="minorEastAsia" w:cstheme="minorBidi"/>
                <w:noProof/>
                <w:sz w:val="24"/>
                <w:szCs w:val="24"/>
              </w:rPr>
              <w:tab/>
            </w:r>
            <w:r w:rsidR="007D3A6D" w:rsidRPr="00134E58">
              <w:rPr>
                <w:rStyle w:val="Hyperlink"/>
                <w:noProof/>
              </w:rPr>
              <w:t>Executive Summary</w:t>
            </w:r>
            <w:r w:rsidR="007D3A6D">
              <w:rPr>
                <w:noProof/>
                <w:webHidden/>
              </w:rPr>
              <w:tab/>
            </w:r>
            <w:r w:rsidR="007D3A6D">
              <w:rPr>
                <w:noProof/>
                <w:webHidden/>
              </w:rPr>
              <w:fldChar w:fldCharType="begin"/>
            </w:r>
            <w:r w:rsidR="007D3A6D">
              <w:rPr>
                <w:noProof/>
                <w:webHidden/>
              </w:rPr>
              <w:instrText xml:space="preserve"> PAGEREF _Toc465940741 \h </w:instrText>
            </w:r>
            <w:r w:rsidR="007D3A6D">
              <w:rPr>
                <w:noProof/>
                <w:webHidden/>
              </w:rPr>
            </w:r>
            <w:r w:rsidR="007D3A6D">
              <w:rPr>
                <w:noProof/>
                <w:webHidden/>
              </w:rPr>
              <w:fldChar w:fldCharType="separate"/>
            </w:r>
            <w:r w:rsidR="007D3A6D">
              <w:rPr>
                <w:noProof/>
                <w:webHidden/>
              </w:rPr>
              <w:t>29</w:t>
            </w:r>
            <w:r w:rsidR="007D3A6D">
              <w:rPr>
                <w:noProof/>
                <w:webHidden/>
              </w:rPr>
              <w:fldChar w:fldCharType="end"/>
            </w:r>
          </w:hyperlink>
        </w:p>
        <w:p w14:paraId="68A85468" w14:textId="77777777" w:rsidR="007D3A6D" w:rsidRDefault="00107D86">
          <w:pPr>
            <w:pStyle w:val="TOC2"/>
            <w:tabs>
              <w:tab w:val="left" w:pos="800"/>
              <w:tab w:val="right" w:pos="10430"/>
            </w:tabs>
            <w:rPr>
              <w:rFonts w:eastAsiaTheme="minorEastAsia" w:cstheme="minorBidi"/>
              <w:noProof/>
              <w:sz w:val="24"/>
              <w:szCs w:val="24"/>
            </w:rPr>
          </w:pPr>
          <w:hyperlink w:anchor="_Toc465940742" w:history="1">
            <w:r w:rsidR="007D3A6D" w:rsidRPr="00134E58">
              <w:rPr>
                <w:rStyle w:val="Hyperlink"/>
                <w:noProof/>
              </w:rPr>
              <w:t>7.10</w:t>
            </w:r>
            <w:r w:rsidR="007D3A6D">
              <w:rPr>
                <w:rFonts w:eastAsiaTheme="minorEastAsia" w:cstheme="minorBidi"/>
                <w:noProof/>
                <w:sz w:val="24"/>
                <w:szCs w:val="24"/>
              </w:rPr>
              <w:tab/>
            </w:r>
            <w:r w:rsidR="007D3A6D" w:rsidRPr="00134E58">
              <w:rPr>
                <w:rStyle w:val="Hyperlink"/>
                <w:noProof/>
              </w:rPr>
              <w:t>Page Layout</w:t>
            </w:r>
            <w:r w:rsidR="007D3A6D">
              <w:rPr>
                <w:noProof/>
                <w:webHidden/>
              </w:rPr>
              <w:tab/>
            </w:r>
            <w:r w:rsidR="007D3A6D">
              <w:rPr>
                <w:noProof/>
                <w:webHidden/>
              </w:rPr>
              <w:fldChar w:fldCharType="begin"/>
            </w:r>
            <w:r w:rsidR="007D3A6D">
              <w:rPr>
                <w:noProof/>
                <w:webHidden/>
              </w:rPr>
              <w:instrText xml:space="preserve"> PAGEREF _Toc465940742 \h </w:instrText>
            </w:r>
            <w:r w:rsidR="007D3A6D">
              <w:rPr>
                <w:noProof/>
                <w:webHidden/>
              </w:rPr>
            </w:r>
            <w:r w:rsidR="007D3A6D">
              <w:rPr>
                <w:noProof/>
                <w:webHidden/>
              </w:rPr>
              <w:fldChar w:fldCharType="separate"/>
            </w:r>
            <w:r w:rsidR="007D3A6D">
              <w:rPr>
                <w:noProof/>
                <w:webHidden/>
              </w:rPr>
              <w:t>29</w:t>
            </w:r>
            <w:r w:rsidR="007D3A6D">
              <w:rPr>
                <w:noProof/>
                <w:webHidden/>
              </w:rPr>
              <w:fldChar w:fldCharType="end"/>
            </w:r>
          </w:hyperlink>
        </w:p>
        <w:p w14:paraId="1CBB024F" w14:textId="77777777" w:rsidR="007D3A6D" w:rsidRDefault="00107D86">
          <w:pPr>
            <w:pStyle w:val="TOC2"/>
            <w:tabs>
              <w:tab w:val="left" w:pos="800"/>
              <w:tab w:val="right" w:pos="10430"/>
            </w:tabs>
            <w:rPr>
              <w:rFonts w:eastAsiaTheme="minorEastAsia" w:cstheme="minorBidi"/>
              <w:noProof/>
              <w:sz w:val="24"/>
              <w:szCs w:val="24"/>
            </w:rPr>
          </w:pPr>
          <w:hyperlink w:anchor="_Toc465940743" w:history="1">
            <w:r w:rsidR="007D3A6D" w:rsidRPr="00134E58">
              <w:rPr>
                <w:rStyle w:val="Hyperlink"/>
                <w:noProof/>
              </w:rPr>
              <w:t>7.11</w:t>
            </w:r>
            <w:r w:rsidR="007D3A6D">
              <w:rPr>
                <w:rFonts w:eastAsiaTheme="minorEastAsia" w:cstheme="minorBidi"/>
                <w:noProof/>
                <w:sz w:val="24"/>
                <w:szCs w:val="24"/>
              </w:rPr>
              <w:tab/>
            </w:r>
            <w:r w:rsidR="007D3A6D" w:rsidRPr="00134E58">
              <w:rPr>
                <w:rStyle w:val="Hyperlink"/>
                <w:noProof/>
              </w:rPr>
              <w:t>Implementation Overview</w:t>
            </w:r>
            <w:r w:rsidR="007D3A6D">
              <w:rPr>
                <w:noProof/>
                <w:webHidden/>
              </w:rPr>
              <w:tab/>
            </w:r>
            <w:r w:rsidR="007D3A6D">
              <w:rPr>
                <w:noProof/>
                <w:webHidden/>
              </w:rPr>
              <w:fldChar w:fldCharType="begin"/>
            </w:r>
            <w:r w:rsidR="007D3A6D">
              <w:rPr>
                <w:noProof/>
                <w:webHidden/>
              </w:rPr>
              <w:instrText xml:space="preserve"> PAGEREF _Toc465940743 \h </w:instrText>
            </w:r>
            <w:r w:rsidR="007D3A6D">
              <w:rPr>
                <w:noProof/>
                <w:webHidden/>
              </w:rPr>
            </w:r>
            <w:r w:rsidR="007D3A6D">
              <w:rPr>
                <w:noProof/>
                <w:webHidden/>
              </w:rPr>
              <w:fldChar w:fldCharType="separate"/>
            </w:r>
            <w:r w:rsidR="007D3A6D">
              <w:rPr>
                <w:noProof/>
                <w:webHidden/>
              </w:rPr>
              <w:t>29</w:t>
            </w:r>
            <w:r w:rsidR="007D3A6D">
              <w:rPr>
                <w:noProof/>
                <w:webHidden/>
              </w:rPr>
              <w:fldChar w:fldCharType="end"/>
            </w:r>
          </w:hyperlink>
        </w:p>
        <w:p w14:paraId="4D545316" w14:textId="77777777" w:rsidR="007D3A6D" w:rsidRDefault="00107D86">
          <w:pPr>
            <w:pStyle w:val="TOC2"/>
            <w:tabs>
              <w:tab w:val="left" w:pos="800"/>
              <w:tab w:val="right" w:pos="10430"/>
            </w:tabs>
            <w:rPr>
              <w:rFonts w:eastAsiaTheme="minorEastAsia" w:cstheme="minorBidi"/>
              <w:noProof/>
              <w:sz w:val="24"/>
              <w:szCs w:val="24"/>
            </w:rPr>
          </w:pPr>
          <w:hyperlink w:anchor="_Toc465940744" w:history="1">
            <w:r w:rsidR="007D3A6D" w:rsidRPr="00134E58">
              <w:rPr>
                <w:rStyle w:val="Hyperlink"/>
                <w:noProof/>
              </w:rPr>
              <w:t>7.12</w:t>
            </w:r>
            <w:r w:rsidR="007D3A6D">
              <w:rPr>
                <w:rFonts w:eastAsiaTheme="minorEastAsia" w:cstheme="minorBidi"/>
                <w:noProof/>
                <w:sz w:val="24"/>
                <w:szCs w:val="24"/>
              </w:rPr>
              <w:tab/>
            </w:r>
            <w:r w:rsidR="007D3A6D" w:rsidRPr="00134E58">
              <w:rPr>
                <w:rStyle w:val="Hyperlink"/>
                <w:noProof/>
              </w:rPr>
              <w:t>Pricing Spreadsheet</w:t>
            </w:r>
            <w:r w:rsidR="007D3A6D">
              <w:rPr>
                <w:noProof/>
                <w:webHidden/>
              </w:rPr>
              <w:tab/>
            </w:r>
            <w:r w:rsidR="007D3A6D">
              <w:rPr>
                <w:noProof/>
                <w:webHidden/>
              </w:rPr>
              <w:fldChar w:fldCharType="begin"/>
            </w:r>
            <w:r w:rsidR="007D3A6D">
              <w:rPr>
                <w:noProof/>
                <w:webHidden/>
              </w:rPr>
              <w:instrText xml:space="preserve"> PAGEREF _Toc465940744 \h </w:instrText>
            </w:r>
            <w:r w:rsidR="007D3A6D">
              <w:rPr>
                <w:noProof/>
                <w:webHidden/>
              </w:rPr>
            </w:r>
            <w:r w:rsidR="007D3A6D">
              <w:rPr>
                <w:noProof/>
                <w:webHidden/>
              </w:rPr>
              <w:fldChar w:fldCharType="separate"/>
            </w:r>
            <w:r w:rsidR="007D3A6D">
              <w:rPr>
                <w:noProof/>
                <w:webHidden/>
              </w:rPr>
              <w:t>32</w:t>
            </w:r>
            <w:r w:rsidR="007D3A6D">
              <w:rPr>
                <w:noProof/>
                <w:webHidden/>
              </w:rPr>
              <w:fldChar w:fldCharType="end"/>
            </w:r>
          </w:hyperlink>
        </w:p>
        <w:p w14:paraId="37044A49" w14:textId="77777777" w:rsidR="007D3A6D" w:rsidRDefault="00107D86">
          <w:pPr>
            <w:pStyle w:val="TOC2"/>
            <w:tabs>
              <w:tab w:val="left" w:pos="800"/>
              <w:tab w:val="right" w:pos="10430"/>
            </w:tabs>
            <w:rPr>
              <w:rFonts w:eastAsiaTheme="minorEastAsia" w:cstheme="minorBidi"/>
              <w:noProof/>
              <w:sz w:val="24"/>
              <w:szCs w:val="24"/>
            </w:rPr>
          </w:pPr>
          <w:hyperlink w:anchor="_Toc465940745" w:history="1">
            <w:r w:rsidR="007D3A6D" w:rsidRPr="00134E58">
              <w:rPr>
                <w:rStyle w:val="Hyperlink"/>
                <w:noProof/>
              </w:rPr>
              <w:t>7.13</w:t>
            </w:r>
            <w:r w:rsidR="007D3A6D">
              <w:rPr>
                <w:rFonts w:eastAsiaTheme="minorEastAsia" w:cstheme="minorBidi"/>
                <w:noProof/>
                <w:sz w:val="24"/>
                <w:szCs w:val="24"/>
              </w:rPr>
              <w:tab/>
            </w:r>
            <w:r w:rsidR="007D3A6D" w:rsidRPr="00134E58">
              <w:rPr>
                <w:rStyle w:val="Hyperlink"/>
                <w:noProof/>
              </w:rPr>
              <w:t>Numerical Quantities Summary</w:t>
            </w:r>
            <w:r w:rsidR="007D3A6D">
              <w:rPr>
                <w:noProof/>
                <w:webHidden/>
              </w:rPr>
              <w:tab/>
            </w:r>
            <w:r w:rsidR="007D3A6D">
              <w:rPr>
                <w:noProof/>
                <w:webHidden/>
              </w:rPr>
              <w:fldChar w:fldCharType="begin"/>
            </w:r>
            <w:r w:rsidR="007D3A6D">
              <w:rPr>
                <w:noProof/>
                <w:webHidden/>
              </w:rPr>
              <w:instrText xml:space="preserve"> PAGEREF _Toc465940745 \h </w:instrText>
            </w:r>
            <w:r w:rsidR="007D3A6D">
              <w:rPr>
                <w:noProof/>
                <w:webHidden/>
              </w:rPr>
            </w:r>
            <w:r w:rsidR="007D3A6D">
              <w:rPr>
                <w:noProof/>
                <w:webHidden/>
              </w:rPr>
              <w:fldChar w:fldCharType="separate"/>
            </w:r>
            <w:r w:rsidR="007D3A6D">
              <w:rPr>
                <w:noProof/>
                <w:webHidden/>
              </w:rPr>
              <w:t>32</w:t>
            </w:r>
            <w:r w:rsidR="007D3A6D">
              <w:rPr>
                <w:noProof/>
                <w:webHidden/>
              </w:rPr>
              <w:fldChar w:fldCharType="end"/>
            </w:r>
          </w:hyperlink>
        </w:p>
        <w:p w14:paraId="3AA29D73" w14:textId="77777777" w:rsidR="007D3A6D" w:rsidRDefault="00107D86">
          <w:pPr>
            <w:pStyle w:val="TOC2"/>
            <w:tabs>
              <w:tab w:val="left" w:pos="800"/>
              <w:tab w:val="right" w:pos="10430"/>
            </w:tabs>
            <w:rPr>
              <w:rFonts w:eastAsiaTheme="minorEastAsia" w:cstheme="minorBidi"/>
              <w:noProof/>
              <w:sz w:val="24"/>
              <w:szCs w:val="24"/>
            </w:rPr>
          </w:pPr>
          <w:hyperlink w:anchor="_Toc465940746" w:history="1">
            <w:r w:rsidR="007D3A6D" w:rsidRPr="00134E58">
              <w:rPr>
                <w:rStyle w:val="Hyperlink"/>
                <w:noProof/>
              </w:rPr>
              <w:t>7.14</w:t>
            </w:r>
            <w:r w:rsidR="007D3A6D">
              <w:rPr>
                <w:rFonts w:eastAsiaTheme="minorEastAsia" w:cstheme="minorBidi"/>
                <w:noProof/>
                <w:sz w:val="24"/>
                <w:szCs w:val="24"/>
              </w:rPr>
              <w:tab/>
            </w:r>
            <w:r w:rsidR="007D3A6D" w:rsidRPr="00134E58">
              <w:rPr>
                <w:rStyle w:val="Hyperlink"/>
                <w:noProof/>
              </w:rPr>
              <w:t>TPCx-HS Run Report</w:t>
            </w:r>
            <w:r w:rsidR="007D3A6D">
              <w:rPr>
                <w:noProof/>
                <w:webHidden/>
              </w:rPr>
              <w:tab/>
            </w:r>
            <w:r w:rsidR="007D3A6D">
              <w:rPr>
                <w:noProof/>
                <w:webHidden/>
              </w:rPr>
              <w:fldChar w:fldCharType="begin"/>
            </w:r>
            <w:r w:rsidR="007D3A6D">
              <w:rPr>
                <w:noProof/>
                <w:webHidden/>
              </w:rPr>
              <w:instrText xml:space="preserve"> PAGEREF _Toc465940746 \h </w:instrText>
            </w:r>
            <w:r w:rsidR="007D3A6D">
              <w:rPr>
                <w:noProof/>
                <w:webHidden/>
              </w:rPr>
            </w:r>
            <w:r w:rsidR="007D3A6D">
              <w:rPr>
                <w:noProof/>
                <w:webHidden/>
              </w:rPr>
              <w:fldChar w:fldCharType="separate"/>
            </w:r>
            <w:r w:rsidR="007D3A6D">
              <w:rPr>
                <w:noProof/>
                <w:webHidden/>
              </w:rPr>
              <w:t>33</w:t>
            </w:r>
            <w:r w:rsidR="007D3A6D">
              <w:rPr>
                <w:noProof/>
                <w:webHidden/>
              </w:rPr>
              <w:fldChar w:fldCharType="end"/>
            </w:r>
          </w:hyperlink>
        </w:p>
        <w:p w14:paraId="0B7F10D5" w14:textId="77777777" w:rsidR="007D3A6D" w:rsidRDefault="00107D86">
          <w:pPr>
            <w:pStyle w:val="TOC2"/>
            <w:tabs>
              <w:tab w:val="left" w:pos="800"/>
              <w:tab w:val="right" w:pos="10430"/>
            </w:tabs>
            <w:rPr>
              <w:rFonts w:eastAsiaTheme="minorEastAsia" w:cstheme="minorBidi"/>
              <w:noProof/>
              <w:sz w:val="24"/>
              <w:szCs w:val="24"/>
            </w:rPr>
          </w:pPr>
          <w:hyperlink w:anchor="_Toc465940747" w:history="1">
            <w:r w:rsidR="007D3A6D" w:rsidRPr="00134E58">
              <w:rPr>
                <w:rStyle w:val="Hyperlink"/>
                <w:noProof/>
              </w:rPr>
              <w:t>7.15</w:t>
            </w:r>
            <w:r w:rsidR="007D3A6D">
              <w:rPr>
                <w:rFonts w:eastAsiaTheme="minorEastAsia" w:cstheme="minorBidi"/>
                <w:noProof/>
                <w:sz w:val="24"/>
                <w:szCs w:val="24"/>
              </w:rPr>
              <w:tab/>
            </w:r>
            <w:r w:rsidR="007D3A6D" w:rsidRPr="00134E58">
              <w:rPr>
                <w:rStyle w:val="Hyperlink"/>
                <w:noProof/>
              </w:rPr>
              <w:t>Availability of the Full Disclosure Report</w:t>
            </w:r>
            <w:r w:rsidR="007D3A6D">
              <w:rPr>
                <w:noProof/>
                <w:webHidden/>
              </w:rPr>
              <w:tab/>
            </w:r>
            <w:r w:rsidR="007D3A6D">
              <w:rPr>
                <w:noProof/>
                <w:webHidden/>
              </w:rPr>
              <w:fldChar w:fldCharType="begin"/>
            </w:r>
            <w:r w:rsidR="007D3A6D">
              <w:rPr>
                <w:noProof/>
                <w:webHidden/>
              </w:rPr>
              <w:instrText xml:space="preserve"> PAGEREF _Toc465940747 \h </w:instrText>
            </w:r>
            <w:r w:rsidR="007D3A6D">
              <w:rPr>
                <w:noProof/>
                <w:webHidden/>
              </w:rPr>
            </w:r>
            <w:r w:rsidR="007D3A6D">
              <w:rPr>
                <w:noProof/>
                <w:webHidden/>
              </w:rPr>
              <w:fldChar w:fldCharType="separate"/>
            </w:r>
            <w:r w:rsidR="007D3A6D">
              <w:rPr>
                <w:noProof/>
                <w:webHidden/>
              </w:rPr>
              <w:t>33</w:t>
            </w:r>
            <w:r w:rsidR="007D3A6D">
              <w:rPr>
                <w:noProof/>
                <w:webHidden/>
              </w:rPr>
              <w:fldChar w:fldCharType="end"/>
            </w:r>
          </w:hyperlink>
        </w:p>
        <w:p w14:paraId="24B57CDE" w14:textId="77777777" w:rsidR="007D3A6D" w:rsidRDefault="00107D86">
          <w:pPr>
            <w:pStyle w:val="TOC2"/>
            <w:tabs>
              <w:tab w:val="left" w:pos="800"/>
              <w:tab w:val="right" w:pos="10430"/>
            </w:tabs>
            <w:rPr>
              <w:rFonts w:eastAsiaTheme="minorEastAsia" w:cstheme="minorBidi"/>
              <w:noProof/>
              <w:sz w:val="24"/>
              <w:szCs w:val="24"/>
            </w:rPr>
          </w:pPr>
          <w:hyperlink w:anchor="_Toc465940748" w:history="1">
            <w:r w:rsidR="007D3A6D" w:rsidRPr="00134E58">
              <w:rPr>
                <w:rStyle w:val="Hyperlink"/>
                <w:noProof/>
              </w:rPr>
              <w:t>7.16</w:t>
            </w:r>
            <w:r w:rsidR="007D3A6D">
              <w:rPr>
                <w:rFonts w:eastAsiaTheme="minorEastAsia" w:cstheme="minorBidi"/>
                <w:noProof/>
                <w:sz w:val="24"/>
                <w:szCs w:val="24"/>
              </w:rPr>
              <w:tab/>
            </w:r>
            <w:r w:rsidR="007D3A6D" w:rsidRPr="00134E58">
              <w:rPr>
                <w:rStyle w:val="Hyperlink"/>
                <w:noProof/>
              </w:rPr>
              <w:t>Revisions to the Full Disclosure Report</w:t>
            </w:r>
            <w:r w:rsidR="007D3A6D">
              <w:rPr>
                <w:noProof/>
                <w:webHidden/>
              </w:rPr>
              <w:tab/>
            </w:r>
            <w:r w:rsidR="007D3A6D">
              <w:rPr>
                <w:noProof/>
                <w:webHidden/>
              </w:rPr>
              <w:fldChar w:fldCharType="begin"/>
            </w:r>
            <w:r w:rsidR="007D3A6D">
              <w:rPr>
                <w:noProof/>
                <w:webHidden/>
              </w:rPr>
              <w:instrText xml:space="preserve"> PAGEREF _Toc465940748 \h </w:instrText>
            </w:r>
            <w:r w:rsidR="007D3A6D">
              <w:rPr>
                <w:noProof/>
                <w:webHidden/>
              </w:rPr>
            </w:r>
            <w:r w:rsidR="007D3A6D">
              <w:rPr>
                <w:noProof/>
                <w:webHidden/>
              </w:rPr>
              <w:fldChar w:fldCharType="separate"/>
            </w:r>
            <w:r w:rsidR="007D3A6D">
              <w:rPr>
                <w:noProof/>
                <w:webHidden/>
              </w:rPr>
              <w:t>33</w:t>
            </w:r>
            <w:r w:rsidR="007D3A6D">
              <w:rPr>
                <w:noProof/>
                <w:webHidden/>
              </w:rPr>
              <w:fldChar w:fldCharType="end"/>
            </w:r>
          </w:hyperlink>
        </w:p>
        <w:p w14:paraId="6184210B" w14:textId="77777777" w:rsidR="007D3A6D" w:rsidRDefault="00107D86">
          <w:pPr>
            <w:pStyle w:val="TOC1"/>
            <w:tabs>
              <w:tab w:val="right" w:pos="10430"/>
            </w:tabs>
            <w:rPr>
              <w:rFonts w:eastAsiaTheme="minorEastAsia" w:cstheme="minorBidi"/>
              <w:b w:val="0"/>
              <w:bCs w:val="0"/>
              <w:noProof/>
            </w:rPr>
          </w:pPr>
          <w:hyperlink w:anchor="_Toc465940749" w:history="1">
            <w:r w:rsidR="007D3A6D" w:rsidRPr="00134E58">
              <w:rPr>
                <w:rStyle w:val="Hyperlink"/>
                <w:noProof/>
              </w:rPr>
              <w:t>CLAUSE 8: AUDIT</w:t>
            </w:r>
            <w:r w:rsidR="007D3A6D">
              <w:rPr>
                <w:noProof/>
                <w:webHidden/>
              </w:rPr>
              <w:tab/>
            </w:r>
            <w:r w:rsidR="007D3A6D">
              <w:rPr>
                <w:noProof/>
                <w:webHidden/>
              </w:rPr>
              <w:fldChar w:fldCharType="begin"/>
            </w:r>
            <w:r w:rsidR="007D3A6D">
              <w:rPr>
                <w:noProof/>
                <w:webHidden/>
              </w:rPr>
              <w:instrText xml:space="preserve"> PAGEREF _Toc465940749 \h </w:instrText>
            </w:r>
            <w:r w:rsidR="007D3A6D">
              <w:rPr>
                <w:noProof/>
                <w:webHidden/>
              </w:rPr>
            </w:r>
            <w:r w:rsidR="007D3A6D">
              <w:rPr>
                <w:noProof/>
                <w:webHidden/>
              </w:rPr>
              <w:fldChar w:fldCharType="separate"/>
            </w:r>
            <w:r w:rsidR="007D3A6D">
              <w:rPr>
                <w:noProof/>
                <w:webHidden/>
              </w:rPr>
              <w:t>34</w:t>
            </w:r>
            <w:r w:rsidR="007D3A6D">
              <w:rPr>
                <w:noProof/>
                <w:webHidden/>
              </w:rPr>
              <w:fldChar w:fldCharType="end"/>
            </w:r>
          </w:hyperlink>
        </w:p>
        <w:p w14:paraId="24F49F61" w14:textId="77777777" w:rsidR="007D3A6D" w:rsidRDefault="00107D86">
          <w:pPr>
            <w:pStyle w:val="TOC2"/>
            <w:tabs>
              <w:tab w:val="left" w:pos="600"/>
              <w:tab w:val="right" w:pos="10430"/>
            </w:tabs>
            <w:rPr>
              <w:rFonts w:eastAsiaTheme="minorEastAsia" w:cstheme="minorBidi"/>
              <w:noProof/>
              <w:sz w:val="24"/>
              <w:szCs w:val="24"/>
            </w:rPr>
          </w:pPr>
          <w:hyperlink w:anchor="_Toc465940750" w:history="1">
            <w:r w:rsidR="007D3A6D" w:rsidRPr="00134E58">
              <w:rPr>
                <w:rStyle w:val="Hyperlink"/>
                <w:noProof/>
              </w:rPr>
              <w:t>8.1</w:t>
            </w:r>
            <w:r w:rsidR="007D3A6D">
              <w:rPr>
                <w:rFonts w:eastAsiaTheme="minorEastAsia" w:cstheme="minorBidi"/>
                <w:noProof/>
                <w:sz w:val="24"/>
                <w:szCs w:val="24"/>
              </w:rPr>
              <w:tab/>
            </w:r>
            <w:r w:rsidR="007D3A6D" w:rsidRPr="00134E58">
              <w:rPr>
                <w:rStyle w:val="Hyperlink"/>
                <w:noProof/>
              </w:rPr>
              <w:t>General Rules</w:t>
            </w:r>
            <w:r w:rsidR="007D3A6D">
              <w:rPr>
                <w:noProof/>
                <w:webHidden/>
              </w:rPr>
              <w:tab/>
            </w:r>
            <w:r w:rsidR="007D3A6D">
              <w:rPr>
                <w:noProof/>
                <w:webHidden/>
              </w:rPr>
              <w:fldChar w:fldCharType="begin"/>
            </w:r>
            <w:r w:rsidR="007D3A6D">
              <w:rPr>
                <w:noProof/>
                <w:webHidden/>
              </w:rPr>
              <w:instrText xml:space="preserve"> PAGEREF _Toc465940750 \h </w:instrText>
            </w:r>
            <w:r w:rsidR="007D3A6D">
              <w:rPr>
                <w:noProof/>
                <w:webHidden/>
              </w:rPr>
            </w:r>
            <w:r w:rsidR="007D3A6D">
              <w:rPr>
                <w:noProof/>
                <w:webHidden/>
              </w:rPr>
              <w:fldChar w:fldCharType="separate"/>
            </w:r>
            <w:r w:rsidR="007D3A6D">
              <w:rPr>
                <w:noProof/>
                <w:webHidden/>
              </w:rPr>
              <w:t>34</w:t>
            </w:r>
            <w:r w:rsidR="007D3A6D">
              <w:rPr>
                <w:noProof/>
                <w:webHidden/>
              </w:rPr>
              <w:fldChar w:fldCharType="end"/>
            </w:r>
          </w:hyperlink>
        </w:p>
        <w:p w14:paraId="579313CB" w14:textId="77777777" w:rsidR="007D3A6D" w:rsidRDefault="00107D86">
          <w:pPr>
            <w:pStyle w:val="TOC2"/>
            <w:tabs>
              <w:tab w:val="right" w:pos="10430"/>
            </w:tabs>
            <w:rPr>
              <w:rFonts w:eastAsiaTheme="minorEastAsia" w:cstheme="minorBidi"/>
              <w:noProof/>
              <w:sz w:val="24"/>
              <w:szCs w:val="24"/>
            </w:rPr>
          </w:pPr>
          <w:hyperlink w:anchor="_Toc465940751" w:history="1">
            <w:r w:rsidR="007D3A6D" w:rsidRPr="00134E58">
              <w:rPr>
                <w:rStyle w:val="Hyperlink"/>
                <w:noProof/>
              </w:rPr>
              <w:t>8.2 Audit Check List</w:t>
            </w:r>
            <w:r w:rsidR="007D3A6D">
              <w:rPr>
                <w:noProof/>
                <w:webHidden/>
              </w:rPr>
              <w:tab/>
            </w:r>
            <w:r w:rsidR="007D3A6D">
              <w:rPr>
                <w:noProof/>
                <w:webHidden/>
              </w:rPr>
              <w:fldChar w:fldCharType="begin"/>
            </w:r>
            <w:r w:rsidR="007D3A6D">
              <w:rPr>
                <w:noProof/>
                <w:webHidden/>
              </w:rPr>
              <w:instrText xml:space="preserve"> PAGEREF _Toc465940751 \h </w:instrText>
            </w:r>
            <w:r w:rsidR="007D3A6D">
              <w:rPr>
                <w:noProof/>
                <w:webHidden/>
              </w:rPr>
            </w:r>
            <w:r w:rsidR="007D3A6D">
              <w:rPr>
                <w:noProof/>
                <w:webHidden/>
              </w:rPr>
              <w:fldChar w:fldCharType="separate"/>
            </w:r>
            <w:r w:rsidR="007D3A6D">
              <w:rPr>
                <w:noProof/>
                <w:webHidden/>
              </w:rPr>
              <w:t>35</w:t>
            </w:r>
            <w:r w:rsidR="007D3A6D">
              <w:rPr>
                <w:noProof/>
                <w:webHidden/>
              </w:rPr>
              <w:fldChar w:fldCharType="end"/>
            </w:r>
          </w:hyperlink>
        </w:p>
        <w:p w14:paraId="406B3E7E" w14:textId="77777777" w:rsidR="007D3A6D" w:rsidRDefault="00107D86">
          <w:pPr>
            <w:pStyle w:val="TOC3"/>
            <w:tabs>
              <w:tab w:val="right" w:pos="10430"/>
            </w:tabs>
            <w:rPr>
              <w:rFonts w:eastAsiaTheme="minorEastAsia" w:cstheme="minorBidi"/>
              <w:i w:val="0"/>
              <w:iCs w:val="0"/>
              <w:noProof/>
              <w:sz w:val="24"/>
              <w:szCs w:val="24"/>
            </w:rPr>
          </w:pPr>
          <w:hyperlink w:anchor="_Toc465940752" w:history="1">
            <w:r w:rsidR="007D3A6D" w:rsidRPr="00134E58">
              <w:rPr>
                <w:rStyle w:val="Hyperlink"/>
                <w:noProof/>
              </w:rPr>
              <w:t>8.2.1 CLAUSE 2 Related Items</w:t>
            </w:r>
            <w:r w:rsidR="007D3A6D">
              <w:rPr>
                <w:noProof/>
                <w:webHidden/>
              </w:rPr>
              <w:tab/>
            </w:r>
            <w:r w:rsidR="007D3A6D">
              <w:rPr>
                <w:noProof/>
                <w:webHidden/>
              </w:rPr>
              <w:fldChar w:fldCharType="begin"/>
            </w:r>
            <w:r w:rsidR="007D3A6D">
              <w:rPr>
                <w:noProof/>
                <w:webHidden/>
              </w:rPr>
              <w:instrText xml:space="preserve"> PAGEREF _Toc465940752 \h </w:instrText>
            </w:r>
            <w:r w:rsidR="007D3A6D">
              <w:rPr>
                <w:noProof/>
                <w:webHidden/>
              </w:rPr>
            </w:r>
            <w:r w:rsidR="007D3A6D">
              <w:rPr>
                <w:noProof/>
                <w:webHidden/>
              </w:rPr>
              <w:fldChar w:fldCharType="separate"/>
            </w:r>
            <w:r w:rsidR="007D3A6D">
              <w:rPr>
                <w:noProof/>
                <w:webHidden/>
              </w:rPr>
              <w:t>35</w:t>
            </w:r>
            <w:r w:rsidR="007D3A6D">
              <w:rPr>
                <w:noProof/>
                <w:webHidden/>
              </w:rPr>
              <w:fldChar w:fldCharType="end"/>
            </w:r>
          </w:hyperlink>
        </w:p>
        <w:p w14:paraId="6D494941" w14:textId="77777777" w:rsidR="007D3A6D" w:rsidRDefault="00107D86">
          <w:pPr>
            <w:pStyle w:val="TOC3"/>
            <w:tabs>
              <w:tab w:val="left" w:pos="1000"/>
              <w:tab w:val="right" w:pos="10430"/>
            </w:tabs>
            <w:rPr>
              <w:rFonts w:eastAsiaTheme="minorEastAsia" w:cstheme="minorBidi"/>
              <w:i w:val="0"/>
              <w:iCs w:val="0"/>
              <w:noProof/>
              <w:sz w:val="24"/>
              <w:szCs w:val="24"/>
            </w:rPr>
          </w:pPr>
          <w:hyperlink w:anchor="_Toc465940753" w:history="1">
            <w:r w:rsidR="007D3A6D" w:rsidRPr="00134E58">
              <w:rPr>
                <w:rStyle w:val="Hyperlink"/>
                <w:noProof/>
              </w:rPr>
              <w:t>8.2.2</w:t>
            </w:r>
            <w:r w:rsidR="007D3A6D">
              <w:rPr>
                <w:rFonts w:eastAsiaTheme="minorEastAsia" w:cstheme="minorBidi"/>
                <w:i w:val="0"/>
                <w:iCs w:val="0"/>
                <w:noProof/>
                <w:sz w:val="24"/>
                <w:szCs w:val="24"/>
              </w:rPr>
              <w:tab/>
            </w:r>
            <w:r w:rsidR="007D3A6D" w:rsidRPr="00134E58">
              <w:rPr>
                <w:rStyle w:val="Hyperlink"/>
                <w:noProof/>
              </w:rPr>
              <w:t>CLAUSE 3 Related Items</w:t>
            </w:r>
            <w:r w:rsidR="007D3A6D">
              <w:rPr>
                <w:noProof/>
                <w:webHidden/>
              </w:rPr>
              <w:tab/>
            </w:r>
            <w:r w:rsidR="007D3A6D">
              <w:rPr>
                <w:noProof/>
                <w:webHidden/>
              </w:rPr>
              <w:fldChar w:fldCharType="begin"/>
            </w:r>
            <w:r w:rsidR="007D3A6D">
              <w:rPr>
                <w:noProof/>
                <w:webHidden/>
              </w:rPr>
              <w:instrText xml:space="preserve"> PAGEREF _Toc465940753 \h </w:instrText>
            </w:r>
            <w:r w:rsidR="007D3A6D">
              <w:rPr>
                <w:noProof/>
                <w:webHidden/>
              </w:rPr>
            </w:r>
            <w:r w:rsidR="007D3A6D">
              <w:rPr>
                <w:noProof/>
                <w:webHidden/>
              </w:rPr>
              <w:fldChar w:fldCharType="separate"/>
            </w:r>
            <w:r w:rsidR="007D3A6D">
              <w:rPr>
                <w:noProof/>
                <w:webHidden/>
              </w:rPr>
              <w:t>35</w:t>
            </w:r>
            <w:r w:rsidR="007D3A6D">
              <w:rPr>
                <w:noProof/>
                <w:webHidden/>
              </w:rPr>
              <w:fldChar w:fldCharType="end"/>
            </w:r>
          </w:hyperlink>
        </w:p>
        <w:p w14:paraId="2F8C2884" w14:textId="77777777" w:rsidR="007D3A6D" w:rsidRDefault="00107D86">
          <w:pPr>
            <w:pStyle w:val="TOC3"/>
            <w:tabs>
              <w:tab w:val="left" w:pos="1000"/>
              <w:tab w:val="right" w:pos="10430"/>
            </w:tabs>
            <w:rPr>
              <w:rFonts w:eastAsiaTheme="minorEastAsia" w:cstheme="minorBidi"/>
              <w:i w:val="0"/>
              <w:iCs w:val="0"/>
              <w:noProof/>
              <w:sz w:val="24"/>
              <w:szCs w:val="24"/>
            </w:rPr>
          </w:pPr>
          <w:hyperlink w:anchor="_Toc465940754" w:history="1">
            <w:r w:rsidR="007D3A6D" w:rsidRPr="00134E58">
              <w:rPr>
                <w:rStyle w:val="Hyperlink"/>
                <w:noProof/>
              </w:rPr>
              <w:t>8.2.3</w:t>
            </w:r>
            <w:r w:rsidR="007D3A6D">
              <w:rPr>
                <w:rFonts w:eastAsiaTheme="minorEastAsia" w:cstheme="minorBidi"/>
                <w:i w:val="0"/>
                <w:iCs w:val="0"/>
                <w:noProof/>
                <w:sz w:val="24"/>
                <w:szCs w:val="24"/>
              </w:rPr>
              <w:tab/>
            </w:r>
            <w:r w:rsidR="007D3A6D" w:rsidRPr="00134E58">
              <w:rPr>
                <w:rStyle w:val="Hyperlink"/>
                <w:noProof/>
              </w:rPr>
              <w:t>CLAUSE 4  Related Items</w:t>
            </w:r>
            <w:r w:rsidR="007D3A6D">
              <w:rPr>
                <w:noProof/>
                <w:webHidden/>
              </w:rPr>
              <w:tab/>
            </w:r>
            <w:r w:rsidR="007D3A6D">
              <w:rPr>
                <w:noProof/>
                <w:webHidden/>
              </w:rPr>
              <w:fldChar w:fldCharType="begin"/>
            </w:r>
            <w:r w:rsidR="007D3A6D">
              <w:rPr>
                <w:noProof/>
                <w:webHidden/>
              </w:rPr>
              <w:instrText xml:space="preserve"> PAGEREF _Toc465940754 \h </w:instrText>
            </w:r>
            <w:r w:rsidR="007D3A6D">
              <w:rPr>
                <w:noProof/>
                <w:webHidden/>
              </w:rPr>
            </w:r>
            <w:r w:rsidR="007D3A6D">
              <w:rPr>
                <w:noProof/>
                <w:webHidden/>
              </w:rPr>
              <w:fldChar w:fldCharType="separate"/>
            </w:r>
            <w:r w:rsidR="007D3A6D">
              <w:rPr>
                <w:noProof/>
                <w:webHidden/>
              </w:rPr>
              <w:t>35</w:t>
            </w:r>
            <w:r w:rsidR="007D3A6D">
              <w:rPr>
                <w:noProof/>
                <w:webHidden/>
              </w:rPr>
              <w:fldChar w:fldCharType="end"/>
            </w:r>
          </w:hyperlink>
        </w:p>
        <w:p w14:paraId="2EFB2AFE" w14:textId="77777777" w:rsidR="007D3A6D" w:rsidRDefault="00107D86">
          <w:pPr>
            <w:pStyle w:val="TOC3"/>
            <w:tabs>
              <w:tab w:val="left" w:pos="1000"/>
              <w:tab w:val="right" w:pos="10430"/>
            </w:tabs>
            <w:rPr>
              <w:rFonts w:eastAsiaTheme="minorEastAsia" w:cstheme="minorBidi"/>
              <w:i w:val="0"/>
              <w:iCs w:val="0"/>
              <w:noProof/>
              <w:sz w:val="24"/>
              <w:szCs w:val="24"/>
            </w:rPr>
          </w:pPr>
          <w:hyperlink w:anchor="_Toc465940755" w:history="1">
            <w:r w:rsidR="007D3A6D" w:rsidRPr="00134E58">
              <w:rPr>
                <w:rStyle w:val="Hyperlink"/>
                <w:noProof/>
              </w:rPr>
              <w:t>8.2.4</w:t>
            </w:r>
            <w:r w:rsidR="007D3A6D">
              <w:rPr>
                <w:rFonts w:eastAsiaTheme="minorEastAsia" w:cstheme="minorBidi"/>
                <w:i w:val="0"/>
                <w:iCs w:val="0"/>
                <w:noProof/>
                <w:sz w:val="24"/>
                <w:szCs w:val="24"/>
              </w:rPr>
              <w:tab/>
            </w:r>
            <w:r w:rsidR="007D3A6D" w:rsidRPr="00134E58">
              <w:rPr>
                <w:rStyle w:val="Hyperlink"/>
                <w:noProof/>
              </w:rPr>
              <w:t>CLAUSE 5 Related Items</w:t>
            </w:r>
            <w:r w:rsidR="007D3A6D">
              <w:rPr>
                <w:noProof/>
                <w:webHidden/>
              </w:rPr>
              <w:tab/>
            </w:r>
            <w:r w:rsidR="007D3A6D">
              <w:rPr>
                <w:noProof/>
                <w:webHidden/>
              </w:rPr>
              <w:fldChar w:fldCharType="begin"/>
            </w:r>
            <w:r w:rsidR="007D3A6D">
              <w:rPr>
                <w:noProof/>
                <w:webHidden/>
              </w:rPr>
              <w:instrText xml:space="preserve"> PAGEREF _Toc465940755 \h </w:instrText>
            </w:r>
            <w:r w:rsidR="007D3A6D">
              <w:rPr>
                <w:noProof/>
                <w:webHidden/>
              </w:rPr>
            </w:r>
            <w:r w:rsidR="007D3A6D">
              <w:rPr>
                <w:noProof/>
                <w:webHidden/>
              </w:rPr>
              <w:fldChar w:fldCharType="separate"/>
            </w:r>
            <w:r w:rsidR="007D3A6D">
              <w:rPr>
                <w:noProof/>
                <w:webHidden/>
              </w:rPr>
              <w:t>35</w:t>
            </w:r>
            <w:r w:rsidR="007D3A6D">
              <w:rPr>
                <w:noProof/>
                <w:webHidden/>
              </w:rPr>
              <w:fldChar w:fldCharType="end"/>
            </w:r>
          </w:hyperlink>
        </w:p>
        <w:p w14:paraId="74AD2059" w14:textId="77777777" w:rsidR="007D3A6D" w:rsidRDefault="00107D86">
          <w:pPr>
            <w:pStyle w:val="TOC3"/>
            <w:tabs>
              <w:tab w:val="left" w:pos="1000"/>
              <w:tab w:val="right" w:pos="10430"/>
            </w:tabs>
            <w:rPr>
              <w:rFonts w:eastAsiaTheme="minorEastAsia" w:cstheme="minorBidi"/>
              <w:i w:val="0"/>
              <w:iCs w:val="0"/>
              <w:noProof/>
              <w:sz w:val="24"/>
              <w:szCs w:val="24"/>
            </w:rPr>
          </w:pPr>
          <w:hyperlink w:anchor="_Toc465940756" w:history="1">
            <w:r w:rsidR="007D3A6D" w:rsidRPr="00134E58">
              <w:rPr>
                <w:rStyle w:val="Hyperlink"/>
                <w:noProof/>
              </w:rPr>
              <w:t>8.2.5</w:t>
            </w:r>
            <w:r w:rsidR="007D3A6D">
              <w:rPr>
                <w:rFonts w:eastAsiaTheme="minorEastAsia" w:cstheme="minorBidi"/>
                <w:i w:val="0"/>
                <w:iCs w:val="0"/>
                <w:noProof/>
                <w:sz w:val="24"/>
                <w:szCs w:val="24"/>
              </w:rPr>
              <w:tab/>
            </w:r>
            <w:r w:rsidR="007D3A6D" w:rsidRPr="00134E58">
              <w:rPr>
                <w:rStyle w:val="Hyperlink"/>
                <w:noProof/>
              </w:rPr>
              <w:t>CLAUSE 6 Related Items</w:t>
            </w:r>
            <w:r w:rsidR="007D3A6D">
              <w:rPr>
                <w:noProof/>
                <w:webHidden/>
              </w:rPr>
              <w:tab/>
            </w:r>
            <w:r w:rsidR="007D3A6D">
              <w:rPr>
                <w:noProof/>
                <w:webHidden/>
              </w:rPr>
              <w:fldChar w:fldCharType="begin"/>
            </w:r>
            <w:r w:rsidR="007D3A6D">
              <w:rPr>
                <w:noProof/>
                <w:webHidden/>
              </w:rPr>
              <w:instrText xml:space="preserve"> PAGEREF _Toc465940756 \h </w:instrText>
            </w:r>
            <w:r w:rsidR="007D3A6D">
              <w:rPr>
                <w:noProof/>
                <w:webHidden/>
              </w:rPr>
            </w:r>
            <w:r w:rsidR="007D3A6D">
              <w:rPr>
                <w:noProof/>
                <w:webHidden/>
              </w:rPr>
              <w:fldChar w:fldCharType="separate"/>
            </w:r>
            <w:r w:rsidR="007D3A6D">
              <w:rPr>
                <w:noProof/>
                <w:webHidden/>
              </w:rPr>
              <w:t>35</w:t>
            </w:r>
            <w:r w:rsidR="007D3A6D">
              <w:rPr>
                <w:noProof/>
                <w:webHidden/>
              </w:rPr>
              <w:fldChar w:fldCharType="end"/>
            </w:r>
          </w:hyperlink>
        </w:p>
        <w:p w14:paraId="30BEDA83" w14:textId="77777777" w:rsidR="007D3A6D" w:rsidRDefault="00107D86">
          <w:pPr>
            <w:pStyle w:val="TOC1"/>
            <w:tabs>
              <w:tab w:val="right" w:pos="10430"/>
            </w:tabs>
            <w:rPr>
              <w:rFonts w:eastAsiaTheme="minorEastAsia" w:cstheme="minorBidi"/>
              <w:b w:val="0"/>
              <w:bCs w:val="0"/>
              <w:noProof/>
            </w:rPr>
          </w:pPr>
          <w:hyperlink w:anchor="_Toc465940757" w:history="1">
            <w:r w:rsidR="007D3A6D" w:rsidRPr="00134E58">
              <w:rPr>
                <w:rStyle w:val="Hyperlink"/>
                <w:noProof/>
              </w:rPr>
              <w:t>CLAUSE 9: SAMPLE EXECUTIVE SUMMARY</w:t>
            </w:r>
            <w:r w:rsidR="007D3A6D">
              <w:rPr>
                <w:noProof/>
                <w:webHidden/>
              </w:rPr>
              <w:tab/>
            </w:r>
            <w:r w:rsidR="007D3A6D">
              <w:rPr>
                <w:noProof/>
                <w:webHidden/>
              </w:rPr>
              <w:fldChar w:fldCharType="begin"/>
            </w:r>
            <w:r w:rsidR="007D3A6D">
              <w:rPr>
                <w:noProof/>
                <w:webHidden/>
              </w:rPr>
              <w:instrText xml:space="preserve"> PAGEREF _Toc465940757 \h </w:instrText>
            </w:r>
            <w:r w:rsidR="007D3A6D">
              <w:rPr>
                <w:noProof/>
                <w:webHidden/>
              </w:rPr>
            </w:r>
            <w:r w:rsidR="007D3A6D">
              <w:rPr>
                <w:noProof/>
                <w:webHidden/>
              </w:rPr>
              <w:fldChar w:fldCharType="separate"/>
            </w:r>
            <w:r w:rsidR="007D3A6D">
              <w:rPr>
                <w:noProof/>
                <w:webHidden/>
              </w:rPr>
              <w:t>36</w:t>
            </w:r>
            <w:r w:rsidR="007D3A6D">
              <w:rPr>
                <w:noProof/>
                <w:webHidden/>
              </w:rPr>
              <w:fldChar w:fldCharType="end"/>
            </w:r>
          </w:hyperlink>
        </w:p>
        <w:p w14:paraId="099411BC" w14:textId="24D1A7E3" w:rsidR="007D3A6D" w:rsidRDefault="007D3A6D">
          <w:r>
            <w:rPr>
              <w:b/>
              <w:bCs/>
              <w:noProof/>
            </w:rPr>
            <w:fldChar w:fldCharType="end"/>
          </w:r>
        </w:p>
      </w:sdtContent>
    </w:sdt>
    <w:p w14:paraId="556F244C" w14:textId="77777777" w:rsidR="001136CC" w:rsidRDefault="001136CC" w:rsidP="009C1552"/>
    <w:p w14:paraId="23D054D2" w14:textId="77777777" w:rsidR="001136CC" w:rsidRDefault="001136CC" w:rsidP="00EC0B58"/>
    <w:p w14:paraId="0A52D4A2" w14:textId="77777777" w:rsidR="001136CC" w:rsidRDefault="001136CC" w:rsidP="00C15A4D"/>
    <w:p w14:paraId="26B40440" w14:textId="77777777" w:rsidR="001136CC" w:rsidRDefault="001136CC" w:rsidP="00C15A4D"/>
    <w:p w14:paraId="6313C3F8" w14:textId="77777777" w:rsidR="001136CC" w:rsidRDefault="001136CC" w:rsidP="00C15A4D"/>
    <w:p w14:paraId="0851EE31" w14:textId="77777777" w:rsidR="001136CC" w:rsidRDefault="001136CC" w:rsidP="00C15A4D"/>
    <w:p w14:paraId="04BD336E" w14:textId="77777777" w:rsidR="001136CC" w:rsidRDefault="001136CC" w:rsidP="009933E9"/>
    <w:p w14:paraId="696ABE60" w14:textId="756686BE" w:rsidR="001136CC" w:rsidRPr="00836BED" w:rsidRDefault="001136CC" w:rsidP="00A64E1B">
      <w:pPr>
        <w:pStyle w:val="Heading1"/>
      </w:pPr>
      <w:bookmarkStart w:id="435" w:name="_Toc149484524"/>
      <w:bookmarkStart w:id="436" w:name="_Toc408228027"/>
      <w:bookmarkStart w:id="437" w:name="_Toc465938786"/>
      <w:bookmarkStart w:id="438" w:name="_Toc465939449"/>
      <w:bookmarkStart w:id="439" w:name="_Toc465940239"/>
      <w:bookmarkStart w:id="440" w:name="_Toc465940333"/>
      <w:bookmarkStart w:id="441" w:name="_Toc465940694"/>
      <w:r w:rsidRPr="00836BED">
        <w:lastRenderedPageBreak/>
        <w:t xml:space="preserve">CLAUSE </w:t>
      </w:r>
      <w:r w:rsidR="00B506EB">
        <w:t>1</w:t>
      </w:r>
      <w:r w:rsidR="00B506EB" w:rsidRPr="00836BED">
        <w:t>:</w:t>
      </w:r>
      <w:r w:rsidRPr="00836BED">
        <w:t xml:space="preserve"> INTRODUCTION</w:t>
      </w:r>
      <w:bookmarkEnd w:id="435"/>
      <w:bookmarkEnd w:id="436"/>
      <w:bookmarkEnd w:id="437"/>
      <w:bookmarkEnd w:id="438"/>
      <w:bookmarkEnd w:id="439"/>
      <w:bookmarkEnd w:id="440"/>
      <w:bookmarkEnd w:id="441"/>
    </w:p>
    <w:p w14:paraId="3F166AA7" w14:textId="13B4491E" w:rsidR="00CA7C19" w:rsidRDefault="00333EEE" w:rsidP="00A64E1B">
      <w:pPr>
        <w:pStyle w:val="Heading2"/>
      </w:pPr>
      <w:bookmarkStart w:id="442" w:name="_Toc149484525"/>
      <w:bookmarkStart w:id="443" w:name="_Toc408228028"/>
      <w:bookmarkStart w:id="444" w:name="_Toc465938787"/>
      <w:bookmarkStart w:id="445" w:name="_Toc465939450"/>
      <w:bookmarkStart w:id="446" w:name="_Toc465940240"/>
      <w:bookmarkStart w:id="447" w:name="_Toc465940334"/>
      <w:bookmarkStart w:id="448" w:name="_Toc465940695"/>
      <w:r>
        <w:t>1.</w:t>
      </w:r>
      <w:r w:rsidR="006B7FAD">
        <w:t>1</w:t>
      </w:r>
      <w:r>
        <w:t xml:space="preserve"> </w:t>
      </w:r>
      <w:r w:rsidR="001136CC" w:rsidRPr="00836BED">
        <w:t>Preamble</w:t>
      </w:r>
      <w:bookmarkEnd w:id="442"/>
      <w:bookmarkEnd w:id="443"/>
      <w:bookmarkEnd w:id="444"/>
      <w:bookmarkEnd w:id="445"/>
      <w:bookmarkEnd w:id="446"/>
      <w:bookmarkEnd w:id="447"/>
      <w:bookmarkEnd w:id="448"/>
    </w:p>
    <w:p w14:paraId="5A065338" w14:textId="0AC25F93" w:rsidR="001136CC" w:rsidRDefault="001136CC" w:rsidP="009933E9">
      <w:r w:rsidRPr="00E277C5">
        <w:t>Big Data technologies like Hadoop</w:t>
      </w:r>
      <w:r w:rsidR="004917C9">
        <w:t xml:space="preserve"> and Spark</w:t>
      </w:r>
      <w:r w:rsidRPr="00E277C5">
        <w:t xml:space="preserve"> have become an important part of the enterprise IT ecosystem. </w:t>
      </w:r>
      <w:r w:rsidR="004917C9">
        <w:t xml:space="preserve">The </w:t>
      </w:r>
      <w:r w:rsidRPr="00E277C5">
        <w:t xml:space="preserve">TPC </w:t>
      </w:r>
      <w:r>
        <w:t xml:space="preserve">Express </w:t>
      </w:r>
      <w:r w:rsidRPr="00E277C5">
        <w:t xml:space="preserve">Benchmark™HS (TPCx-HS) was developed to provide an objective measure of hardware, operating system and commercial </w:t>
      </w:r>
      <w:r w:rsidRPr="00E277C5">
        <w:rPr>
          <w:rStyle w:val="st"/>
        </w:rPr>
        <w:t>Apache</w:t>
      </w:r>
      <w:r w:rsidR="005F2D8E">
        <w:rPr>
          <w:rStyle w:val="st"/>
        </w:rPr>
        <w:t xml:space="preserve"> Hadoop File System API</w:t>
      </w:r>
      <w:r w:rsidRPr="00E277C5">
        <w:rPr>
          <w:rStyle w:val="st"/>
        </w:rPr>
        <w:t xml:space="preserve"> </w:t>
      </w:r>
      <w:r>
        <w:rPr>
          <w:rStyle w:val="st"/>
        </w:rPr>
        <w:t xml:space="preserve">compatible </w:t>
      </w:r>
      <w:r w:rsidRPr="00E277C5">
        <w:t>software distributions, and to provide the industry with verifiable performance,  price-performance and availability metrics</w:t>
      </w:r>
      <w:r>
        <w:t xml:space="preserve">. The benchmark models </w:t>
      </w:r>
      <w:r w:rsidR="00B506EB">
        <w:t xml:space="preserve">a </w:t>
      </w:r>
      <w:r w:rsidR="00B506EB" w:rsidRPr="00E277C5">
        <w:t>continuous</w:t>
      </w:r>
      <w:r w:rsidRPr="00E277C5">
        <w:t xml:space="preserve"> system availability of 24 hours a day, 7 days a week. </w:t>
      </w:r>
    </w:p>
    <w:p w14:paraId="3FB38148" w14:textId="5E0EB181" w:rsidR="009F5FC6" w:rsidRDefault="001136CC" w:rsidP="009933E9">
      <w:r w:rsidRPr="009A7050">
        <w:t xml:space="preserve">Even though the modeled application is simple, the results are highly relevant to </w:t>
      </w:r>
      <w:r>
        <w:t xml:space="preserve">hardware and software dealing with Big Data systems in general. </w:t>
      </w:r>
      <w:r w:rsidRPr="005175D9">
        <w:rPr>
          <w:b/>
        </w:rPr>
        <w:t>TPCx-HS</w:t>
      </w:r>
      <w:r w:rsidRPr="009A7050">
        <w:t xml:space="preserve"> stresses both</w:t>
      </w:r>
      <w:r>
        <w:t xml:space="preserve"> </w:t>
      </w:r>
      <w:r w:rsidR="00503E0F">
        <w:t xml:space="preserve">the </w:t>
      </w:r>
      <w:r>
        <w:t xml:space="preserve">hardware and software </w:t>
      </w:r>
      <w:r w:rsidR="00503E0F">
        <w:t xml:space="preserve">stack </w:t>
      </w:r>
      <w:r>
        <w:t>including</w:t>
      </w:r>
      <w:r w:rsidR="008C1D55">
        <w:t xml:space="preserve"> </w:t>
      </w:r>
      <w:r w:rsidR="00503E0F">
        <w:t xml:space="preserve">the execution engine (MapReduce or Spark) and </w:t>
      </w:r>
      <w:r w:rsidR="008C1D55">
        <w:t xml:space="preserve">Hadoop Filesystem API compatible </w:t>
      </w:r>
      <w:r w:rsidRPr="009A7050">
        <w:t>layers.  This workload can be used to asses</w:t>
      </w:r>
      <w:r w:rsidR="008E58EE">
        <w:t>s</w:t>
      </w:r>
      <w:r w:rsidRPr="009A7050">
        <w:t xml:space="preserve"> a broad range of system topologies and implementation</w:t>
      </w:r>
      <w:r>
        <w:t xml:space="preserve"> of </w:t>
      </w:r>
      <w:r w:rsidRPr="009A7050">
        <w:t>Hadoop</w:t>
      </w:r>
      <w:r w:rsidR="00A61000">
        <w:t>/Spark</w:t>
      </w:r>
      <w:r w:rsidRPr="009A7050">
        <w:t xml:space="preserve"> cluster</w:t>
      </w:r>
      <w:r>
        <w:t>s</w:t>
      </w:r>
      <w:r w:rsidRPr="009A7050">
        <w:t xml:space="preserve">.  </w:t>
      </w:r>
      <w:r>
        <w:t xml:space="preserve">The </w:t>
      </w:r>
      <w:r w:rsidRPr="009A7050">
        <w:t>TPC</w:t>
      </w:r>
      <w:r>
        <w:t>x</w:t>
      </w:r>
      <w:r w:rsidRPr="009A7050">
        <w:t>-HS</w:t>
      </w:r>
      <w:r w:rsidR="00A61000">
        <w:t xml:space="preserve"> benchmark </w:t>
      </w:r>
      <w:r w:rsidRPr="009A7050">
        <w:t>can be used to asses</w:t>
      </w:r>
      <w:r w:rsidR="008E58EE">
        <w:t>s</w:t>
      </w:r>
      <w:r w:rsidRPr="009A7050">
        <w:t xml:space="preserve"> a broad range of system topologies and implementation methodologies in a technically rigorous and directly comparable, </w:t>
      </w:r>
      <w:r>
        <w:t xml:space="preserve">in a </w:t>
      </w:r>
      <w:r w:rsidRPr="009A7050">
        <w:t>vendor-neutral manner</w:t>
      </w:r>
      <w:r>
        <w:t>.</w:t>
      </w:r>
      <w:r w:rsidR="009F5FC6">
        <w:t xml:space="preserve"> </w:t>
      </w:r>
    </w:p>
    <w:p w14:paraId="64737D3F" w14:textId="77777777" w:rsidR="00CA7C19" w:rsidRDefault="00333EEE" w:rsidP="00A64E1B">
      <w:pPr>
        <w:pStyle w:val="Heading2"/>
      </w:pPr>
      <w:bookmarkStart w:id="449" w:name="_Toc408228029"/>
      <w:bookmarkStart w:id="450" w:name="_Toc465938788"/>
      <w:bookmarkStart w:id="451" w:name="_Toc465939451"/>
      <w:bookmarkStart w:id="452" w:name="_Toc465940241"/>
      <w:bookmarkStart w:id="453" w:name="_Toc465940335"/>
      <w:bookmarkStart w:id="454" w:name="_Toc465940696"/>
      <w:bookmarkStart w:id="455" w:name="_Ref135729791"/>
      <w:bookmarkStart w:id="456" w:name="_Toc149484526"/>
      <w:r w:rsidRPr="00836BED">
        <w:t xml:space="preserve">1.2 </w:t>
      </w:r>
      <w:r w:rsidR="001136CC" w:rsidRPr="00836BED">
        <w:t>TPCx-HS Kit and Licensing</w:t>
      </w:r>
      <w:bookmarkEnd w:id="449"/>
      <w:bookmarkEnd w:id="450"/>
      <w:bookmarkEnd w:id="451"/>
      <w:bookmarkEnd w:id="452"/>
      <w:bookmarkEnd w:id="453"/>
      <w:bookmarkEnd w:id="454"/>
    </w:p>
    <w:p w14:paraId="3D98CEC6" w14:textId="77777777" w:rsidR="008C1D55" w:rsidRPr="00836BED" w:rsidRDefault="001136CC" w:rsidP="00CF0ABE">
      <w:r w:rsidRPr="00836BED">
        <w:t xml:space="preserve">The </w:t>
      </w:r>
      <w:r w:rsidRPr="00836BED">
        <w:rPr>
          <w:b/>
        </w:rPr>
        <w:t>TPCx-HS</w:t>
      </w:r>
      <w:r w:rsidRPr="00836BED">
        <w:t xml:space="preserve"> kit is available from the TPC (See </w:t>
      </w:r>
      <w:hyperlink r:id="rId40" w:history="1">
        <w:r w:rsidR="005C28EB" w:rsidRPr="006B0A44">
          <w:rPr>
            <w:rStyle w:val="Hyperlink"/>
            <w:rFonts w:ascii="Palatino Linotype" w:hAnsi="Palatino Linotype"/>
          </w:rPr>
          <w:t>www.tpc.org/tpcx-</w:t>
        </w:r>
        <w:r w:rsidR="00CD00FF" w:rsidRPr="00FB0F2B">
          <w:rPr>
            <w:rStyle w:val="Hyperlink"/>
            <w:rFonts w:ascii="Palatino Linotype" w:hAnsi="Palatino Linotype"/>
          </w:rPr>
          <w:t>hs</w:t>
        </w:r>
      </w:hyperlink>
      <w:r w:rsidRPr="00836BED">
        <w:t xml:space="preserve">  for more information). User must sign-up and agree to the </w:t>
      </w:r>
      <w:r w:rsidRPr="00836BED">
        <w:rPr>
          <w:b/>
        </w:rPr>
        <w:t>TPCx-HS</w:t>
      </w:r>
      <w:r w:rsidRPr="00836BED">
        <w:t xml:space="preserve"> User Licensing Agreement (ULA) to download the kit. Re-distribution of the kit is prohibited. All related work (such as collaterals, papers, derivatives) </w:t>
      </w:r>
      <w:r w:rsidRPr="0003160F">
        <w:t>must</w:t>
      </w:r>
      <w:r w:rsidRPr="00836BED">
        <w:t xml:space="preserve"> acknowledge the TPC and include TPCx-HS copyright. The TPCx-H Kit includes:</w:t>
      </w:r>
      <w:r w:rsidR="008C1D55" w:rsidRPr="00836BED" w:rsidDel="008C1D55">
        <w:t xml:space="preserve"> </w:t>
      </w:r>
      <w:r w:rsidR="008C1D55" w:rsidRPr="00705334">
        <w:t>TPCx-HS Specification document</w:t>
      </w:r>
      <w:r w:rsidR="008C1D55">
        <w:t xml:space="preserve"> (this document), </w:t>
      </w:r>
      <w:r w:rsidR="008C1D55" w:rsidRPr="00E9138C">
        <w:t>TPCx-HS Users Guide documentation</w:t>
      </w:r>
      <w:r w:rsidR="00B506EB">
        <w:t>, Shell</w:t>
      </w:r>
      <w:r w:rsidR="008C1D55" w:rsidRPr="00705334">
        <w:t xml:space="preserve"> scripts to set up the benchmark environment</w:t>
      </w:r>
      <w:r w:rsidR="008C1D55">
        <w:t xml:space="preserve">, </w:t>
      </w:r>
      <w:r w:rsidR="008C1D55" w:rsidRPr="00E9138C">
        <w:t>Java code to execute the benchmark load</w:t>
      </w:r>
      <w:r w:rsidR="008C1D55">
        <w:t xml:space="preserve">. See </w:t>
      </w:r>
      <w:r w:rsidR="00CD00FF">
        <w:fldChar w:fldCharType="begin"/>
      </w:r>
      <w:r w:rsidR="0003160F">
        <w:instrText xml:space="preserve"> REF _Ref408853589 \h </w:instrText>
      </w:r>
      <w:r w:rsidR="00CD00FF">
        <w:fldChar w:fldCharType="separate"/>
      </w:r>
      <w:r w:rsidR="00ED199C" w:rsidRPr="00836BED">
        <w:t xml:space="preserve">CLAUSE 2 </w:t>
      </w:r>
      <w:r w:rsidR="00CD00FF">
        <w:fldChar w:fldCharType="end"/>
      </w:r>
    </w:p>
    <w:p w14:paraId="2A41698F" w14:textId="264F400D" w:rsidR="00CA7C19" w:rsidRDefault="00A13462" w:rsidP="00A64E1B">
      <w:pPr>
        <w:pStyle w:val="Heading2"/>
      </w:pPr>
      <w:bookmarkStart w:id="457" w:name="_Toc408228030"/>
      <w:bookmarkStart w:id="458" w:name="_Toc465938789"/>
      <w:bookmarkStart w:id="459" w:name="_Toc465939452"/>
      <w:bookmarkStart w:id="460" w:name="_Toc465940242"/>
      <w:bookmarkStart w:id="461" w:name="_Toc465940336"/>
      <w:bookmarkStart w:id="462" w:name="_Toc465940697"/>
      <w:r>
        <w:t xml:space="preserve">1.3 </w:t>
      </w:r>
      <w:r w:rsidR="001136CC" w:rsidRPr="00806B11">
        <w:t>General Implementation Guidelines</w:t>
      </w:r>
      <w:bookmarkEnd w:id="455"/>
      <w:bookmarkEnd w:id="456"/>
      <w:bookmarkEnd w:id="457"/>
      <w:bookmarkEnd w:id="458"/>
      <w:bookmarkEnd w:id="459"/>
      <w:bookmarkEnd w:id="460"/>
      <w:bookmarkEnd w:id="461"/>
      <w:bookmarkEnd w:id="462"/>
    </w:p>
    <w:p w14:paraId="2A7B4E72" w14:textId="77777777" w:rsidR="001136CC" w:rsidRPr="00365EB2" w:rsidRDefault="001136CC" w:rsidP="00CF0ABE">
      <w:r w:rsidRPr="00365EB2">
        <w:t xml:space="preserve">The purpose of TPC benchmarks </w:t>
      </w:r>
      <w:r w:rsidR="00A225D9" w:rsidRPr="00365EB2">
        <w:t>are</w:t>
      </w:r>
      <w:r w:rsidRPr="00365EB2">
        <w:t xml:space="preserve"> to provide relevant, objective performance data to industry users. To achieve that purpose, TPC benchmark specifications require that benchmark tests be implemented with systems, products, technologies and pricing that:</w:t>
      </w:r>
    </w:p>
    <w:p w14:paraId="577D276E" w14:textId="77777777" w:rsidR="001136CC" w:rsidRPr="00365EB2" w:rsidRDefault="001136CC" w:rsidP="00ED199C">
      <w:pPr>
        <w:pStyle w:val="ListParagraph"/>
        <w:numPr>
          <w:ilvl w:val="0"/>
          <w:numId w:val="16"/>
        </w:numPr>
      </w:pPr>
      <w:r w:rsidRPr="00365EB2">
        <w:t>Are generally available to users;</w:t>
      </w:r>
    </w:p>
    <w:p w14:paraId="775E93C1" w14:textId="74BC8BCF" w:rsidR="001136CC" w:rsidRPr="00365EB2" w:rsidRDefault="005F14C1" w:rsidP="00C171EB">
      <w:pPr>
        <w:pStyle w:val="ListParagraph"/>
        <w:numPr>
          <w:ilvl w:val="0"/>
          <w:numId w:val="16"/>
        </w:numPr>
      </w:pPr>
      <w:r w:rsidRPr="00365EB2">
        <w:t>Are relevant to the market segment that the individual TPC benchmark models or represents (</w:t>
      </w:r>
      <w:r>
        <w:t>for example</w:t>
      </w:r>
      <w:r w:rsidRPr="00365EB2">
        <w:t>, TPCx-HS models and represents Hadoop</w:t>
      </w:r>
      <w:r w:rsidR="00ED1A03">
        <w:t xml:space="preserve"> MapReduce/Spark execution engines</w:t>
      </w:r>
      <w:r w:rsidRPr="00365EB2">
        <w:t xml:space="preserve"> and Hadoop Filesystem API compatible systems);</w:t>
      </w:r>
    </w:p>
    <w:p w14:paraId="0257496E" w14:textId="77777777" w:rsidR="001136CC" w:rsidRPr="009D0921" w:rsidRDefault="001136CC">
      <w:pPr>
        <w:pStyle w:val="ListParagraph"/>
        <w:numPr>
          <w:ilvl w:val="0"/>
          <w:numId w:val="16"/>
        </w:numPr>
      </w:pPr>
      <w:r w:rsidRPr="00365EB2">
        <w:t>Would plausibly be implemented by a significant number of users in the market segment the benchmark models or represents</w:t>
      </w:r>
      <w:r w:rsidR="002C66E9">
        <w:t>.</w:t>
      </w:r>
    </w:p>
    <w:p w14:paraId="69A8AD3E" w14:textId="77777777" w:rsidR="002C66E9" w:rsidRPr="00365EB2" w:rsidRDefault="009D0921" w:rsidP="0003160F">
      <w:r w:rsidRPr="00365EB2">
        <w:t>The</w:t>
      </w:r>
      <w:r w:rsidR="002C66E9" w:rsidRPr="00365EB2">
        <w:t xml:space="preserve"> system under test (</w:t>
      </w:r>
      <w:r w:rsidRPr="00365EB2">
        <w:t>SUT</w:t>
      </w:r>
      <w:r w:rsidR="002C66E9" w:rsidRPr="00365EB2">
        <w:t>)</w:t>
      </w:r>
      <w:r w:rsidRPr="00365EB2">
        <w:t>’s fault-recovery attributes must transparently and automatically allow recovery from partial failures. Partial failure is defined as a failure that is limited to a given component (</w:t>
      </w:r>
      <w:r w:rsidR="00C90EC1">
        <w:t xml:space="preserve">for </w:t>
      </w:r>
      <w:r w:rsidR="00C034A1">
        <w:t>example,</w:t>
      </w:r>
      <w:r w:rsidRPr="00365EB2">
        <w:t xml:space="preserve"> machines or hardware nodes) or phase of processing (</w:t>
      </w:r>
      <w:r w:rsidR="00C90EC1">
        <w:t xml:space="preserve">for </w:t>
      </w:r>
      <w:r w:rsidR="00C034A1">
        <w:t>example,</w:t>
      </w:r>
      <w:r w:rsidRPr="00365EB2">
        <w:t xml:space="preserve"> map or reduce tasks)</w:t>
      </w:r>
      <w:r w:rsidR="002C66E9" w:rsidRPr="00365EB2">
        <w:t xml:space="preserve">. </w:t>
      </w:r>
      <w:r w:rsidRPr="00365EB2">
        <w:t xml:space="preserve">In case of a partial failure, the </w:t>
      </w:r>
      <w:r w:rsidR="00B506EB" w:rsidRPr="00365EB2">
        <w:t>implementation</w:t>
      </w:r>
      <w:r w:rsidRPr="00365EB2">
        <w:t xml:space="preserve"> will only allow restarting of the impacted portion </w:t>
      </w:r>
      <w:r w:rsidR="00B506EB" w:rsidRPr="00365EB2">
        <w:t>of the</w:t>
      </w:r>
      <w:r w:rsidRPr="00365EB2">
        <w:t xml:space="preserve"> work in progress.  The work that has already successfully completed in earlier phases of processing in other non-failed components of the SUT </w:t>
      </w:r>
      <w:r w:rsidR="00B506EB" w:rsidRPr="00365EB2">
        <w:t>cannot</w:t>
      </w:r>
      <w:r w:rsidRPr="00365EB2">
        <w:t xml:space="preserve"> be restarted. For example, if a node fails, only the tasks that were scheduled and ran on that node can be restarted.</w:t>
      </w:r>
    </w:p>
    <w:p w14:paraId="070B0AC8" w14:textId="40FE0384" w:rsidR="001136CC" w:rsidRPr="00365EB2" w:rsidRDefault="001136CC" w:rsidP="0003160F">
      <w:r w:rsidRPr="00365EB2">
        <w:lastRenderedPageBreak/>
        <w:t xml:space="preserve">The use of new systems, products, technologies (hardware or software) and pricing is encouraged so long as they meet the requirements above. Specifically prohibited are benchmark systems, products, technologies or pricing (hereafter referred to as "implementations") whose primary purpose is performance optimization of </w:t>
      </w:r>
      <w:r w:rsidR="00ED1A03">
        <w:t xml:space="preserve">the </w:t>
      </w:r>
      <w:r w:rsidRPr="00365EB2">
        <w:t>TPC benchmark results without any corresponding applicability to real-world applications and environments. In other words, all "benchmark special" implementations that improve benchmark results but not real-world performance or pricing, are prohibited.</w:t>
      </w:r>
    </w:p>
    <w:p w14:paraId="4DA94A4F" w14:textId="77777777" w:rsidR="001136CC" w:rsidRPr="00365EB2" w:rsidRDefault="001136CC" w:rsidP="00B76A71">
      <w:r w:rsidRPr="00365EB2">
        <w:t>The following characteristics shall be used as a guide to judge whether a particular implementation is a benchmark special. It is not required that each point below be met, but that the cumulative weight of the evidence be considered to identify an unacceptable implementation. Absolute certainty or certainty beyond a reasonable doubt is not required to make a judgment on this complex issue. The question that must be answered is: "Based on the available evidence, does the clear preponderance (the greater share or weight) of evidence indicate that this implementation is a benchmark special?"</w:t>
      </w:r>
    </w:p>
    <w:p w14:paraId="7294A69E" w14:textId="77777777" w:rsidR="001136CC" w:rsidRPr="00365EB2" w:rsidRDefault="001136CC" w:rsidP="009C1552">
      <w:r w:rsidRPr="00365EB2">
        <w:t>The following characteristics shall be used to judge whether a particular implementation is a benchmark special:</w:t>
      </w:r>
    </w:p>
    <w:p w14:paraId="4BC8E725" w14:textId="77777777" w:rsidR="001136CC" w:rsidRPr="00365EB2" w:rsidRDefault="001136CC" w:rsidP="00ED199C">
      <w:pPr>
        <w:pStyle w:val="ListParagraph"/>
        <w:numPr>
          <w:ilvl w:val="0"/>
          <w:numId w:val="17"/>
        </w:numPr>
      </w:pPr>
      <w:r w:rsidRPr="00365EB2">
        <w:t>Is the implementation generally available, externally documented, and supported?</w:t>
      </w:r>
    </w:p>
    <w:p w14:paraId="75585812" w14:textId="77777777" w:rsidR="001136CC" w:rsidRPr="00365EB2" w:rsidRDefault="001136CC" w:rsidP="00C171EB">
      <w:pPr>
        <w:pStyle w:val="ListParagraph"/>
        <w:numPr>
          <w:ilvl w:val="0"/>
          <w:numId w:val="17"/>
        </w:numPr>
      </w:pPr>
      <w:r w:rsidRPr="00365EB2">
        <w:t>Does the implementation have significant restrictions on its use or applicability that limits its use beyond the TPCx-HS benchmark?</w:t>
      </w:r>
    </w:p>
    <w:p w14:paraId="59379E61" w14:textId="77777777" w:rsidR="001136CC" w:rsidRPr="00365EB2" w:rsidRDefault="001136CC">
      <w:pPr>
        <w:pStyle w:val="ListParagraph"/>
        <w:numPr>
          <w:ilvl w:val="0"/>
          <w:numId w:val="17"/>
        </w:numPr>
      </w:pPr>
      <w:r w:rsidRPr="00365EB2">
        <w:t>Is the implementation or part of the implementation poorly integrated into the larger product?</w:t>
      </w:r>
    </w:p>
    <w:p w14:paraId="45C3C22F" w14:textId="77777777" w:rsidR="001136CC" w:rsidRPr="00365EB2" w:rsidRDefault="001136CC">
      <w:pPr>
        <w:pStyle w:val="ListParagraph"/>
        <w:numPr>
          <w:ilvl w:val="0"/>
          <w:numId w:val="17"/>
        </w:numPr>
      </w:pPr>
      <w:r w:rsidRPr="00365EB2">
        <w:t>Does the implementation take special advantage of the limited nature of the TPCx-HS benchmark in a manner that would not be generally applicable to the environment the benchmark represents?</w:t>
      </w:r>
    </w:p>
    <w:p w14:paraId="01FD61D7" w14:textId="77777777" w:rsidR="001136CC" w:rsidRPr="00365EB2" w:rsidRDefault="001136CC">
      <w:pPr>
        <w:pStyle w:val="ListParagraph"/>
        <w:numPr>
          <w:ilvl w:val="0"/>
          <w:numId w:val="17"/>
        </w:numPr>
      </w:pPr>
      <w:r w:rsidRPr="00365EB2">
        <w:t>Is the use of the implementation discouraged by the vendor? (This includes failing to promote the implementation in a manner similar to other products and technologies.)</w:t>
      </w:r>
    </w:p>
    <w:p w14:paraId="709F23A2" w14:textId="77777777" w:rsidR="001136CC" w:rsidRPr="00365EB2" w:rsidRDefault="001136CC">
      <w:pPr>
        <w:pStyle w:val="ListParagraph"/>
        <w:numPr>
          <w:ilvl w:val="0"/>
          <w:numId w:val="17"/>
        </w:numPr>
      </w:pPr>
      <w:r w:rsidRPr="00365EB2">
        <w:t>Does the implementation require uncommon sophistication on the part of the end-user, programmer, or system administrator?</w:t>
      </w:r>
    </w:p>
    <w:p w14:paraId="2426F657" w14:textId="77777777" w:rsidR="001136CC" w:rsidRPr="00365EB2" w:rsidRDefault="001136CC">
      <w:pPr>
        <w:pStyle w:val="ListParagraph"/>
        <w:numPr>
          <w:ilvl w:val="0"/>
          <w:numId w:val="17"/>
        </w:numPr>
      </w:pPr>
      <w:r w:rsidRPr="00365EB2">
        <w:t>Is the implementation (including beta) being purchased or used for applications in the market area the benchmark represents? How many sites implemented it? How many end-users benefit from it? If the implementation is not currently being purchased or used, is there any evidence to indicate that it will be purchased or used by a significant number of end-user sites?</w:t>
      </w:r>
    </w:p>
    <w:p w14:paraId="05C53529" w14:textId="77777777" w:rsidR="00A225D9" w:rsidRDefault="001136CC" w:rsidP="0003160F">
      <w:r w:rsidRPr="00365EB2">
        <w:t xml:space="preserve">The rules for pricing are included in the TPC Pricing Specification located at </w:t>
      </w:r>
      <w:hyperlink r:id="rId41" w:history="1">
        <w:r w:rsidRPr="00A225D9">
          <w:rPr>
            <w:rStyle w:val="Hyperlink"/>
          </w:rPr>
          <w:t>www.tpc.org</w:t>
        </w:r>
      </w:hyperlink>
      <w:r w:rsidRPr="00365EB2">
        <w:t xml:space="preserve">. </w:t>
      </w:r>
    </w:p>
    <w:p w14:paraId="7995194B" w14:textId="77777777" w:rsidR="001136CC" w:rsidRPr="00365EB2" w:rsidRDefault="001136CC" w:rsidP="00B76A71">
      <w:r w:rsidRPr="00365EB2">
        <w:t xml:space="preserve">The rules for energy measurement are included in the TPC Energy Specification located at </w:t>
      </w:r>
      <w:hyperlink r:id="rId42" w:history="1">
        <w:r w:rsidR="00A225D9" w:rsidRPr="00365EB2">
          <w:rPr>
            <w:rStyle w:val="Hyperlink"/>
          </w:rPr>
          <w:t>www.tpc.org</w:t>
        </w:r>
      </w:hyperlink>
      <w:r w:rsidRPr="00365EB2">
        <w:t>.</w:t>
      </w:r>
    </w:p>
    <w:p w14:paraId="67F84350" w14:textId="173E8D92" w:rsidR="00CA7C19" w:rsidRDefault="00A13462" w:rsidP="00A64E1B">
      <w:pPr>
        <w:pStyle w:val="Heading2"/>
      </w:pPr>
      <w:bookmarkStart w:id="463" w:name="_Toc149484527"/>
      <w:bookmarkStart w:id="464" w:name="_Toc408228031"/>
      <w:bookmarkStart w:id="465" w:name="_Toc465938790"/>
      <w:bookmarkStart w:id="466" w:name="_Toc465939453"/>
      <w:bookmarkStart w:id="467" w:name="_Toc465940243"/>
      <w:bookmarkStart w:id="468" w:name="_Toc465940337"/>
      <w:bookmarkStart w:id="469" w:name="_Toc465940698"/>
      <w:r>
        <w:t xml:space="preserve">1.4 </w:t>
      </w:r>
      <w:r w:rsidR="001136CC" w:rsidRPr="00806B11">
        <w:t>General Measurement Guidelines</w:t>
      </w:r>
      <w:bookmarkEnd w:id="463"/>
      <w:bookmarkEnd w:id="464"/>
      <w:bookmarkEnd w:id="465"/>
      <w:bookmarkEnd w:id="466"/>
      <w:bookmarkEnd w:id="467"/>
      <w:bookmarkEnd w:id="468"/>
      <w:bookmarkEnd w:id="469"/>
    </w:p>
    <w:p w14:paraId="3A3B31A6" w14:textId="77777777" w:rsidR="001136CC" w:rsidRPr="00365EB2" w:rsidRDefault="001136CC" w:rsidP="009C1552">
      <w:r w:rsidRPr="00365EB2">
        <w:t xml:space="preserve">TPC benchmark results are expected to be accurate representations of system performance. Therefore, there are certain guidelines </w:t>
      </w:r>
      <w:r w:rsidRPr="00ED199C">
        <w:t>that a</w:t>
      </w:r>
      <w:r w:rsidRPr="00365EB2">
        <w:t>re expected to be followed when measuring those results. The approach or methodology to be used in the measurements are either explicitly described in the specification or left to the discretion of the test sponsor. When not described in the specification, the methodologies and approaches used must meet the following requirements:</w:t>
      </w:r>
    </w:p>
    <w:p w14:paraId="0BEC8221" w14:textId="77777777" w:rsidR="001136CC" w:rsidRPr="00365EB2" w:rsidRDefault="001136CC" w:rsidP="00ED199C">
      <w:pPr>
        <w:pStyle w:val="ListParagraph"/>
        <w:numPr>
          <w:ilvl w:val="0"/>
          <w:numId w:val="18"/>
        </w:numPr>
      </w:pPr>
      <w:r w:rsidRPr="00365EB2">
        <w:t>The approach is an accepted engineering practice or standard;</w:t>
      </w:r>
    </w:p>
    <w:p w14:paraId="0B48D0C8" w14:textId="77777777" w:rsidR="001136CC" w:rsidRPr="00365EB2" w:rsidRDefault="001136CC" w:rsidP="00C171EB">
      <w:pPr>
        <w:pStyle w:val="ListParagraph"/>
        <w:numPr>
          <w:ilvl w:val="0"/>
          <w:numId w:val="18"/>
        </w:numPr>
      </w:pPr>
      <w:r w:rsidRPr="00365EB2">
        <w:t>The approach does not enhance the result;</w:t>
      </w:r>
    </w:p>
    <w:p w14:paraId="037E4341" w14:textId="77777777" w:rsidR="001136CC" w:rsidRPr="00365EB2" w:rsidRDefault="001136CC">
      <w:pPr>
        <w:pStyle w:val="ListParagraph"/>
        <w:numPr>
          <w:ilvl w:val="0"/>
          <w:numId w:val="18"/>
        </w:numPr>
      </w:pPr>
      <w:r w:rsidRPr="00365EB2">
        <w:t>Equipment used in measuring the results is calibrated according to established quality standards;</w:t>
      </w:r>
    </w:p>
    <w:p w14:paraId="1DE6C9BD" w14:textId="77777777" w:rsidR="001136CC" w:rsidRPr="00365EB2" w:rsidRDefault="001136CC">
      <w:pPr>
        <w:pStyle w:val="ListParagraph"/>
        <w:numPr>
          <w:ilvl w:val="0"/>
          <w:numId w:val="18"/>
        </w:numPr>
      </w:pPr>
      <w:r w:rsidRPr="00365EB2">
        <w:t>Fidelity and candor is maintained in reporting any anomalies in the results, even if not specified in the TPC benchmark requirements.</w:t>
      </w:r>
    </w:p>
    <w:p w14:paraId="39D6292F" w14:textId="7A0EFE47" w:rsidR="009F5FC6" w:rsidRPr="00836BED" w:rsidRDefault="009F5FC6" w:rsidP="00A64E1B">
      <w:pPr>
        <w:pStyle w:val="Heading1"/>
      </w:pPr>
      <w:bookmarkStart w:id="470" w:name="_Ref408853589"/>
      <w:bookmarkStart w:id="471" w:name="_Toc408228032"/>
      <w:bookmarkStart w:id="472" w:name="_Ref410751787"/>
      <w:bookmarkStart w:id="473" w:name="_Toc465938791"/>
      <w:bookmarkStart w:id="474" w:name="_Toc465939454"/>
      <w:bookmarkStart w:id="475" w:name="_Toc465940244"/>
      <w:bookmarkStart w:id="476" w:name="_Toc465940338"/>
      <w:bookmarkStart w:id="477" w:name="_Toc465940699"/>
      <w:r w:rsidRPr="00836BED">
        <w:lastRenderedPageBreak/>
        <w:t>CLAUSE 2: WORKLOAD AND EXECUTION</w:t>
      </w:r>
      <w:bookmarkEnd w:id="470"/>
      <w:bookmarkEnd w:id="471"/>
      <w:bookmarkEnd w:id="472"/>
      <w:bookmarkEnd w:id="473"/>
      <w:bookmarkEnd w:id="474"/>
      <w:bookmarkEnd w:id="475"/>
      <w:bookmarkEnd w:id="476"/>
      <w:bookmarkEnd w:id="477"/>
    </w:p>
    <w:p w14:paraId="67F6BB86" w14:textId="77777777" w:rsidR="009F5FC6" w:rsidRPr="00836BED" w:rsidRDefault="009F5FC6" w:rsidP="00B76A71">
      <w:r w:rsidRPr="00836BED">
        <w:t>This clause defines workload and execution.</w:t>
      </w:r>
      <w:bookmarkStart w:id="478" w:name="_Toc463163255"/>
      <w:bookmarkStart w:id="479" w:name="_Toc133623107"/>
      <w:bookmarkStart w:id="480" w:name="_Toc133623595"/>
      <w:r w:rsidRPr="00836BED">
        <w:t xml:space="preserve"> </w:t>
      </w:r>
    </w:p>
    <w:p w14:paraId="7F850082" w14:textId="74D1AD2C" w:rsidR="00CA7C19" w:rsidRDefault="001A22DC" w:rsidP="00A64E1B">
      <w:pPr>
        <w:pStyle w:val="Heading2"/>
        <w:rPr>
          <w:rFonts w:cs="Times New Roman"/>
        </w:rPr>
      </w:pPr>
      <w:bookmarkStart w:id="481" w:name="_Toc379554820"/>
      <w:bookmarkStart w:id="482" w:name="_Toc408228033"/>
      <w:bookmarkStart w:id="483" w:name="_Toc465938792"/>
      <w:bookmarkStart w:id="484" w:name="_Toc465939455"/>
      <w:bookmarkStart w:id="485" w:name="_Toc465940245"/>
      <w:bookmarkStart w:id="486" w:name="_Toc465940339"/>
      <w:bookmarkStart w:id="487" w:name="_Toc465940700"/>
      <w:bookmarkEnd w:id="478"/>
      <w:bookmarkEnd w:id="479"/>
      <w:bookmarkEnd w:id="480"/>
      <w:r>
        <w:t>2.1 Benchmark Kit</w:t>
      </w:r>
      <w:bookmarkEnd w:id="481"/>
      <w:bookmarkEnd w:id="482"/>
      <w:bookmarkEnd w:id="483"/>
      <w:bookmarkEnd w:id="484"/>
      <w:bookmarkEnd w:id="485"/>
      <w:bookmarkEnd w:id="486"/>
      <w:bookmarkEnd w:id="487"/>
    </w:p>
    <w:p w14:paraId="2C716C98" w14:textId="295DE090" w:rsidR="001A22DC" w:rsidRPr="00ED199C" w:rsidRDefault="001A22DC" w:rsidP="00ED199C">
      <w:pPr>
        <w:pStyle w:val="Heading3"/>
      </w:pPr>
      <w:bookmarkStart w:id="488" w:name="_Toc465938793"/>
      <w:bookmarkStart w:id="489" w:name="_Toc465939456"/>
      <w:bookmarkStart w:id="490" w:name="_Toc465940246"/>
      <w:bookmarkStart w:id="491" w:name="_Toc465940340"/>
      <w:bookmarkStart w:id="492" w:name="_Toc465940701"/>
      <w:r w:rsidRPr="00ED199C">
        <w:t>2.1.1</w:t>
      </w:r>
      <w:r w:rsidRPr="00ED199C">
        <w:tab/>
        <w:t>Kit Contents</w:t>
      </w:r>
      <w:bookmarkEnd w:id="488"/>
      <w:bookmarkEnd w:id="489"/>
      <w:bookmarkEnd w:id="490"/>
      <w:bookmarkEnd w:id="491"/>
      <w:bookmarkEnd w:id="492"/>
    </w:p>
    <w:p w14:paraId="165FD651" w14:textId="77777777" w:rsidR="007A6F08" w:rsidRDefault="001A22DC" w:rsidP="00FB0F2B">
      <w:r w:rsidRPr="00705334">
        <w:t>The TPCx-HS kit contains the following:</w:t>
      </w:r>
    </w:p>
    <w:p w14:paraId="75ADA5C2" w14:textId="77777777" w:rsidR="001A22DC" w:rsidRPr="00705334" w:rsidRDefault="001A22DC" w:rsidP="002E27AB">
      <w:pPr>
        <w:pStyle w:val="ListParagraph"/>
        <w:numPr>
          <w:ilvl w:val="0"/>
          <w:numId w:val="48"/>
        </w:numPr>
      </w:pPr>
      <w:r w:rsidRPr="00705334">
        <w:t>TPCx-HS Specification document</w:t>
      </w:r>
    </w:p>
    <w:p w14:paraId="21BCF67E" w14:textId="77777777" w:rsidR="001A22DC" w:rsidRPr="00705334" w:rsidRDefault="001A22DC" w:rsidP="002E27AB">
      <w:pPr>
        <w:pStyle w:val="ListParagraph"/>
        <w:numPr>
          <w:ilvl w:val="0"/>
          <w:numId w:val="48"/>
        </w:numPr>
      </w:pPr>
      <w:r w:rsidRPr="00705334">
        <w:t>TPCx-HS Users Guide documentation</w:t>
      </w:r>
    </w:p>
    <w:p w14:paraId="694912B8" w14:textId="77777777" w:rsidR="001A22DC" w:rsidRPr="00705334" w:rsidRDefault="001A22DC" w:rsidP="002E27AB">
      <w:pPr>
        <w:pStyle w:val="ListParagraph"/>
        <w:numPr>
          <w:ilvl w:val="0"/>
          <w:numId w:val="48"/>
        </w:numPr>
      </w:pPr>
      <w:r w:rsidRPr="00705334">
        <w:t>Shell scripts to set up the benchmark environment</w:t>
      </w:r>
    </w:p>
    <w:p w14:paraId="335FF99B" w14:textId="77777777" w:rsidR="001A22DC" w:rsidRPr="00705334" w:rsidRDefault="001A22DC" w:rsidP="002E27AB">
      <w:pPr>
        <w:pStyle w:val="ListParagraph"/>
        <w:numPr>
          <w:ilvl w:val="0"/>
          <w:numId w:val="48"/>
        </w:numPr>
      </w:pPr>
      <w:r w:rsidRPr="00705334">
        <w:t>Java code to execute the benchmark load</w:t>
      </w:r>
    </w:p>
    <w:p w14:paraId="03F78435" w14:textId="5C73272B" w:rsidR="001A22DC" w:rsidRPr="00ED199C" w:rsidRDefault="001A22DC" w:rsidP="00ED199C">
      <w:pPr>
        <w:pStyle w:val="Heading3"/>
      </w:pPr>
      <w:bookmarkStart w:id="493" w:name="_Toc465938794"/>
      <w:bookmarkStart w:id="494" w:name="_Toc465939457"/>
      <w:bookmarkStart w:id="495" w:name="_Toc465940247"/>
      <w:bookmarkStart w:id="496" w:name="_Toc465940341"/>
      <w:bookmarkStart w:id="497" w:name="_Toc465940702"/>
      <w:r w:rsidRPr="00ED199C">
        <w:t>2.1.2</w:t>
      </w:r>
      <w:r w:rsidRPr="00ED199C">
        <w:tab/>
        <w:t>Kit Usage</w:t>
      </w:r>
      <w:bookmarkEnd w:id="493"/>
      <w:bookmarkEnd w:id="494"/>
      <w:bookmarkEnd w:id="495"/>
      <w:bookmarkEnd w:id="496"/>
      <w:bookmarkEnd w:id="497"/>
    </w:p>
    <w:p w14:paraId="49979103" w14:textId="77777777" w:rsidR="001A22DC" w:rsidRDefault="001A22DC">
      <w:r>
        <w:t>To submit a compliant TPCx-HS benchmark result, the test sponsor is required to use the TPCx-HS kit as provided</w:t>
      </w:r>
      <w:r w:rsidR="00456FDA">
        <w:t xml:space="preserve"> except for mo</w:t>
      </w:r>
      <w:r w:rsidR="0015290D">
        <w:t xml:space="preserve">difications explicitly listed in </w:t>
      </w:r>
      <w:r w:rsidR="00456FDA">
        <w:t>Clause 2.1.3</w:t>
      </w:r>
    </w:p>
    <w:p w14:paraId="56A2FCED" w14:textId="77777777" w:rsidR="00FF47F6" w:rsidRDefault="001A22DC">
      <w:r>
        <w:t xml:space="preserve">The kit must be used as outlined in the TPCx-HS Users Guide. </w:t>
      </w:r>
      <w:r w:rsidR="00FF47F6">
        <w:t xml:space="preserve"> </w:t>
      </w:r>
    </w:p>
    <w:p w14:paraId="45CDEBF6" w14:textId="77777777" w:rsidR="00FF47F6" w:rsidRPr="00836BED" w:rsidRDefault="00FF47F6">
      <w:r>
        <w:t xml:space="preserve">The output of the TPCx-HS kit is called the </w:t>
      </w:r>
      <w:r w:rsidRPr="00365EB2">
        <w:rPr>
          <w:b/>
        </w:rPr>
        <w:t>run report</w:t>
      </w:r>
      <w:r>
        <w:t xml:space="preserve"> which includes the following</w:t>
      </w:r>
      <w:r w:rsidR="004C1C66">
        <w:t>:</w:t>
      </w:r>
    </w:p>
    <w:p w14:paraId="07E20A5F" w14:textId="77777777" w:rsidR="00FF47F6" w:rsidRPr="00D17A80" w:rsidRDefault="00FF47F6">
      <w:pPr>
        <w:pStyle w:val="ListParagraph"/>
      </w:pPr>
      <w:r w:rsidRPr="00D17A80">
        <w:t xml:space="preserve">Version number of TPCx-HS kit </w:t>
      </w:r>
    </w:p>
    <w:p w14:paraId="05B4955D" w14:textId="77777777" w:rsidR="00FF47F6" w:rsidRPr="00836BED" w:rsidRDefault="00FF47F6">
      <w:pPr>
        <w:pStyle w:val="ListParagraph"/>
      </w:pPr>
      <w:r w:rsidRPr="00836BED">
        <w:t>Checksum for HSGen, HSDataCheck, HSSort and HSValidate Programs</w:t>
      </w:r>
    </w:p>
    <w:p w14:paraId="7BD2C2C2" w14:textId="77777777" w:rsidR="00FF47F6" w:rsidRPr="00836BED" w:rsidRDefault="00FF47F6">
      <w:pPr>
        <w:pStyle w:val="ListParagraph"/>
      </w:pPr>
      <w:r w:rsidRPr="00836BED">
        <w:t>Output from HSGen, HSDataCheck (presort and post sort), HSSort and HSValidate Programs</w:t>
      </w:r>
    </w:p>
    <w:p w14:paraId="5F869299" w14:textId="77777777" w:rsidR="00FF47F6" w:rsidRPr="00836BED" w:rsidRDefault="00FF47F6">
      <w:pPr>
        <w:pStyle w:val="ListParagraph"/>
      </w:pPr>
      <w:r w:rsidRPr="00836BED">
        <w:t>Cardinality of the test dataset presort and post sort</w:t>
      </w:r>
    </w:p>
    <w:p w14:paraId="48B2D6D1" w14:textId="77777777" w:rsidR="00FF47F6" w:rsidRPr="00836BED" w:rsidRDefault="00FF47F6">
      <w:pPr>
        <w:pStyle w:val="ListParagraph"/>
      </w:pPr>
      <w:r w:rsidRPr="00836BED">
        <w:t>Verification of data replication</w:t>
      </w:r>
    </w:p>
    <w:p w14:paraId="0FE7E499" w14:textId="77777777" w:rsidR="00794AAA" w:rsidRPr="0040358B" w:rsidRDefault="00794AAA" w:rsidP="00ED199C">
      <w:r w:rsidRPr="00ED199C">
        <w:t xml:space="preserve">If there is a conflict between the TPCx-HS </w:t>
      </w:r>
      <w:r w:rsidRPr="00C171EB">
        <w:t>specification and the TPC provided code, the TPC provided code prevails</w:t>
      </w:r>
      <w:r w:rsidRPr="0040358B">
        <w:t>.</w:t>
      </w:r>
    </w:p>
    <w:p w14:paraId="4E397ECC" w14:textId="77777777" w:rsidR="00794AAA" w:rsidRDefault="00794AAA" w:rsidP="0003160F">
      <w:bookmarkStart w:id="498" w:name="_Ref409010151"/>
    </w:p>
    <w:p w14:paraId="0EC24150" w14:textId="77777777" w:rsidR="004E418F" w:rsidRDefault="001A22DC" w:rsidP="00ED199C">
      <w:pPr>
        <w:pStyle w:val="Heading3"/>
      </w:pPr>
      <w:bookmarkStart w:id="499" w:name="_Ref408854370"/>
      <w:bookmarkStart w:id="500" w:name="_Toc465938795"/>
      <w:bookmarkStart w:id="501" w:name="_Toc465939458"/>
      <w:bookmarkStart w:id="502" w:name="_Toc465940248"/>
      <w:bookmarkStart w:id="503" w:name="_Toc465940342"/>
      <w:bookmarkStart w:id="504" w:name="_Toc465940703"/>
      <w:r w:rsidRPr="00705334">
        <w:t>2.1.</w:t>
      </w:r>
      <w:r w:rsidR="007A3BD8">
        <w:t>3</w:t>
      </w:r>
      <w:r w:rsidRPr="00705334">
        <w:tab/>
        <w:t xml:space="preserve">Kit </w:t>
      </w:r>
      <w:r w:rsidR="009C1552" w:rsidRPr="00705334">
        <w:t>Modification</w:t>
      </w:r>
      <w:bookmarkEnd w:id="499"/>
      <w:bookmarkEnd w:id="500"/>
      <w:bookmarkEnd w:id="501"/>
      <w:bookmarkEnd w:id="502"/>
      <w:bookmarkEnd w:id="503"/>
      <w:bookmarkEnd w:id="504"/>
    </w:p>
    <w:p w14:paraId="4D504E70" w14:textId="3D0AE097" w:rsidR="001A22DC" w:rsidRPr="00705334" w:rsidRDefault="004E418F" w:rsidP="00ED199C">
      <w:pPr>
        <w:pStyle w:val="Heading3"/>
      </w:pPr>
      <w:bookmarkStart w:id="505" w:name="_Toc465938796"/>
      <w:bookmarkStart w:id="506" w:name="_Toc465939459"/>
      <w:bookmarkStart w:id="507" w:name="_Toc465940249"/>
      <w:bookmarkStart w:id="508" w:name="_Toc465940343"/>
      <w:bookmarkStart w:id="509" w:name="_Toc465940704"/>
      <w:r>
        <w:t>2.1.3</w:t>
      </w:r>
      <w:r w:rsidR="001A22DC" w:rsidRPr="00705334">
        <w:t>.1 Minor Shell Script Modifications</w:t>
      </w:r>
      <w:bookmarkEnd w:id="498"/>
      <w:bookmarkEnd w:id="505"/>
      <w:bookmarkEnd w:id="506"/>
      <w:bookmarkEnd w:id="507"/>
      <w:bookmarkEnd w:id="508"/>
      <w:bookmarkEnd w:id="509"/>
    </w:p>
    <w:p w14:paraId="1CDDF741" w14:textId="77777777" w:rsidR="001A22DC" w:rsidRDefault="001A22DC" w:rsidP="00C171EB">
      <w:r>
        <w:t xml:space="preserve">Minor modifications to the provided shell scripts in the TPCx-HS kit to facilitate operating system differences are allowed without TPC approval.  </w:t>
      </w:r>
    </w:p>
    <w:p w14:paraId="0A6346EB" w14:textId="77777777" w:rsidR="00D17A80" w:rsidRDefault="001A22DC">
      <w:r>
        <w:t xml:space="preserve">The following changes are </w:t>
      </w:r>
      <w:r w:rsidR="00D17A80">
        <w:t>considered minor modifications:</w:t>
      </w:r>
    </w:p>
    <w:p w14:paraId="1DA451BB" w14:textId="77777777" w:rsidR="007A6F08" w:rsidRDefault="001A22DC" w:rsidP="00FB0F2B">
      <w:pPr>
        <w:pStyle w:val="ListParagraph"/>
        <w:numPr>
          <w:ilvl w:val="0"/>
          <w:numId w:val="59"/>
        </w:numPr>
      </w:pPr>
      <w:r>
        <w:t>Shell script changes necessary for the kit scripts to execute on a particular operating system as long as the changes do not alter the execution logic of the script</w:t>
      </w:r>
    </w:p>
    <w:p w14:paraId="43E03ACA" w14:textId="063A1477" w:rsidR="001A22DC" w:rsidRPr="00705334" w:rsidRDefault="001A22DC" w:rsidP="00ED199C">
      <w:pPr>
        <w:pStyle w:val="Heading3"/>
      </w:pPr>
      <w:bookmarkStart w:id="510" w:name="_Toc465938797"/>
      <w:bookmarkStart w:id="511" w:name="_Toc465939460"/>
      <w:bookmarkStart w:id="512" w:name="_Toc465940250"/>
      <w:bookmarkStart w:id="513" w:name="_Toc465940344"/>
      <w:bookmarkStart w:id="514" w:name="_Toc465940705"/>
      <w:r w:rsidRPr="00705334">
        <w:t>2.1.</w:t>
      </w:r>
      <w:r w:rsidR="004E418F">
        <w:t>3</w:t>
      </w:r>
      <w:r w:rsidRPr="00705334">
        <w:t>.2 Major Shell Script Modifications</w:t>
      </w:r>
      <w:bookmarkEnd w:id="510"/>
      <w:bookmarkEnd w:id="511"/>
      <w:bookmarkEnd w:id="512"/>
      <w:bookmarkEnd w:id="513"/>
      <w:bookmarkEnd w:id="514"/>
    </w:p>
    <w:p w14:paraId="0C3C38A5" w14:textId="77777777" w:rsidR="001A22DC" w:rsidRDefault="001A22DC" w:rsidP="00C171EB">
      <w:r>
        <w:t xml:space="preserve">All changes to the scripts included in the kit other than those allowed in </w:t>
      </w:r>
      <w:r w:rsidR="004E418F">
        <w:t xml:space="preserve">Clause </w:t>
      </w:r>
      <w:r w:rsidR="00CD00FF">
        <w:fldChar w:fldCharType="begin"/>
      </w:r>
      <w:r w:rsidR="00682F11">
        <w:instrText xml:space="preserve"> REF _Ref409010151 \h </w:instrText>
      </w:r>
      <w:r w:rsidR="00CD00FF">
        <w:fldChar w:fldCharType="separate"/>
      </w:r>
      <w:r w:rsidR="00682F11" w:rsidRPr="00705334">
        <w:t>2.1.</w:t>
      </w:r>
      <w:r w:rsidR="00682F11">
        <w:t>3</w:t>
      </w:r>
      <w:r w:rsidR="00682F11" w:rsidRPr="00705334">
        <w:t xml:space="preserve">.1 </w:t>
      </w:r>
      <w:r w:rsidR="00CD00FF">
        <w:fldChar w:fldCharType="end"/>
      </w:r>
      <w:r w:rsidR="00682F11">
        <w:t xml:space="preserve"> </w:t>
      </w:r>
      <w:r>
        <w:t xml:space="preserve">would be considered major modifications.  Major modifications must be approved by the TPC prior to being used in a benchmark submission.  </w:t>
      </w:r>
    </w:p>
    <w:p w14:paraId="7D55BC92" w14:textId="77777777" w:rsidR="001A22DC" w:rsidRDefault="001A22DC" w:rsidP="00C171EB">
      <w:r>
        <w:lastRenderedPageBreak/>
        <w:t xml:space="preserve">It will be the judgment of the TPC members reviewing the submission or the TPCx-HS certified auditor (if being used) as to whether scripting changes are considered minor or major.  If the test sponsor has any doubts they are encouraged to </w:t>
      </w:r>
      <w:r w:rsidR="00A225D9">
        <w:t xml:space="preserve">have </w:t>
      </w:r>
      <w:r>
        <w:t xml:space="preserve">the changes approved by the TPC prior to being used in a submission.  </w:t>
      </w:r>
    </w:p>
    <w:p w14:paraId="5D303ACD" w14:textId="3F2211F4" w:rsidR="001A22DC" w:rsidRPr="00705334" w:rsidRDefault="001A22DC">
      <w:pPr>
        <w:pStyle w:val="Heading3"/>
      </w:pPr>
      <w:bookmarkStart w:id="515" w:name="_Toc465938798"/>
      <w:bookmarkStart w:id="516" w:name="_Toc465939461"/>
      <w:bookmarkStart w:id="517" w:name="_Toc465940251"/>
      <w:bookmarkStart w:id="518" w:name="_Toc465940345"/>
      <w:bookmarkStart w:id="519" w:name="_Toc465940706"/>
      <w:r w:rsidRPr="00705334">
        <w:t>2.1.</w:t>
      </w:r>
      <w:r w:rsidR="004E418F">
        <w:t>3</w:t>
      </w:r>
      <w:r w:rsidRPr="00705334">
        <w:t>.3 Java Code Modifications</w:t>
      </w:r>
      <w:bookmarkEnd w:id="515"/>
      <w:bookmarkEnd w:id="516"/>
      <w:bookmarkEnd w:id="517"/>
      <w:bookmarkEnd w:id="518"/>
      <w:bookmarkEnd w:id="519"/>
    </w:p>
    <w:p w14:paraId="1E4CBDCA" w14:textId="77777777" w:rsidR="001A22DC" w:rsidRDefault="001A22DC">
      <w:r>
        <w:t xml:space="preserve">No modifications are allowed to the java code provided in the TPCx-HS kit.   </w:t>
      </w:r>
    </w:p>
    <w:p w14:paraId="0119B6C5" w14:textId="4A086C51" w:rsidR="001A22DC" w:rsidRPr="00705334" w:rsidRDefault="001A22DC">
      <w:pPr>
        <w:pStyle w:val="Heading3"/>
      </w:pPr>
      <w:bookmarkStart w:id="520" w:name="_Toc465938799"/>
      <w:bookmarkStart w:id="521" w:name="_Toc465939462"/>
      <w:bookmarkStart w:id="522" w:name="_Toc465940252"/>
      <w:bookmarkStart w:id="523" w:name="_Toc465940346"/>
      <w:bookmarkStart w:id="524" w:name="_Toc465940707"/>
      <w:r w:rsidRPr="00705334">
        <w:t>2.1.</w:t>
      </w:r>
      <w:r w:rsidR="004E418F">
        <w:t>4</w:t>
      </w:r>
      <w:r w:rsidRPr="00705334">
        <w:tab/>
        <w:t>Future Kit Releases</w:t>
      </w:r>
      <w:bookmarkEnd w:id="520"/>
      <w:bookmarkEnd w:id="521"/>
      <w:bookmarkEnd w:id="522"/>
      <w:bookmarkEnd w:id="523"/>
      <w:bookmarkEnd w:id="524"/>
    </w:p>
    <w:p w14:paraId="52854283" w14:textId="77777777" w:rsidR="001A22DC" w:rsidRDefault="001A22DC" w:rsidP="00B76A71">
      <w:r>
        <w:t>The TPC will release future TPCx-HS benchmark kits at its discretion to fix bugs or add features.  When a new kit version is released the TPC will release a timetable regarding the last date a benchmark submission can be made using the previous kit version.  After this date only submissions using the new kit version will be considered, and submissions using the previous kit version will immediately be found non-compliant.</w:t>
      </w:r>
    </w:p>
    <w:p w14:paraId="5D55761A" w14:textId="77777777" w:rsidR="001A22DC" w:rsidRDefault="001A22DC" w:rsidP="009C1552">
      <w:r>
        <w:t>If the test sponsor would like new scripts or existing script changes to be included in a future release of the TPCx-HS benchmark kit, then the test sponsor can donate the scripts or script code changes to the TPC and work with the TPC to get them included in the next release.</w:t>
      </w:r>
    </w:p>
    <w:p w14:paraId="32A0B8EF" w14:textId="7D573BA2" w:rsidR="001A22DC" w:rsidRDefault="005F14C1" w:rsidP="009C1552">
      <w:r>
        <w:t>If a test sponsor would like to see changes made to the java code of the kit, then the changes should be provided to the TPC for potential inclusion in the next release of the TPCx-HS benchmark kit.</w:t>
      </w:r>
    </w:p>
    <w:p w14:paraId="5AE37B78" w14:textId="6B5CE151" w:rsidR="00CA7C19" w:rsidRDefault="009F5FC6" w:rsidP="00A64E1B">
      <w:pPr>
        <w:pStyle w:val="Heading2"/>
      </w:pPr>
      <w:bookmarkStart w:id="525" w:name="_Toc408228034"/>
      <w:bookmarkStart w:id="526" w:name="_Toc465938800"/>
      <w:bookmarkStart w:id="527" w:name="_Toc465939463"/>
      <w:bookmarkStart w:id="528" w:name="_Toc465940253"/>
      <w:bookmarkStart w:id="529" w:name="_Toc465940347"/>
      <w:bookmarkStart w:id="530" w:name="_Toc465940708"/>
      <w:r w:rsidRPr="00B035E8">
        <w:rPr>
          <w:rStyle w:val="Heading2Char1"/>
          <w:rFonts w:ascii="Palatino Linotype" w:eastAsia="WenQuanYi Zen Hei Sharp" w:hAnsi="Palatino Linotype" w:cs="Palatino"/>
          <w:b w:val="0"/>
          <w:bCs/>
          <w:iCs w:val="0"/>
          <w:sz w:val="22"/>
          <w:szCs w:val="20"/>
          <w:lang w:eastAsia="en-US"/>
        </w:rPr>
        <w:t>2.2</w:t>
      </w:r>
      <w:r w:rsidRPr="00705334">
        <w:t xml:space="preserve"> Benchmark Workload</w:t>
      </w:r>
      <w:bookmarkEnd w:id="525"/>
      <w:bookmarkEnd w:id="526"/>
      <w:bookmarkEnd w:id="527"/>
      <w:bookmarkEnd w:id="528"/>
      <w:bookmarkEnd w:id="529"/>
      <w:bookmarkEnd w:id="530"/>
    </w:p>
    <w:p w14:paraId="640491D8" w14:textId="77777777" w:rsidR="009F5FC6" w:rsidRPr="00C605BC" w:rsidRDefault="009F5FC6" w:rsidP="00ED199C">
      <w:r w:rsidRPr="00C605BC">
        <w:t xml:space="preserve">The TPC Benchmark™HS (TPCx-HS) benchmark workload consists of </w:t>
      </w:r>
      <w:r w:rsidRPr="00ED199C">
        <w:rPr>
          <w:rStyle w:val="Normal12ptChar"/>
          <w:rFonts w:eastAsia="WenQuanYi Zen Hei Sharp"/>
          <w:sz w:val="20"/>
        </w:rPr>
        <w:t xml:space="preserve">the following modules: </w:t>
      </w:r>
    </w:p>
    <w:p w14:paraId="1E5BF0D9" w14:textId="3AB74AC7" w:rsidR="009F5FC6" w:rsidRPr="00836BED" w:rsidRDefault="009F5FC6" w:rsidP="00ED199C">
      <w:pPr>
        <w:pStyle w:val="ListParagraph"/>
        <w:numPr>
          <w:ilvl w:val="0"/>
          <w:numId w:val="20"/>
        </w:numPr>
      </w:pPr>
      <w:r w:rsidRPr="0003160F">
        <w:rPr>
          <w:b/>
          <w:bCs/>
        </w:rPr>
        <w:t>HSGen</w:t>
      </w:r>
      <w:r w:rsidRPr="00836BED">
        <w:t xml:space="preserve"> is a program to generate the data at a particular </w:t>
      </w:r>
      <w:r w:rsidRPr="0003160F">
        <w:rPr>
          <w:b/>
        </w:rPr>
        <w:t>Scale Factor</w:t>
      </w:r>
      <w:r w:rsidRPr="00836BED">
        <w:t xml:space="preserve">. (See </w:t>
      </w:r>
      <w:r w:rsidR="00CD00FF">
        <w:fldChar w:fldCharType="begin"/>
      </w:r>
      <w:r w:rsidR="00C605BC">
        <w:instrText xml:space="preserve"> REF _Ref408854493 \h </w:instrText>
      </w:r>
      <w:r w:rsidR="00CD00FF">
        <w:fldChar w:fldCharType="separate"/>
      </w:r>
      <w:r w:rsidR="00ED199C" w:rsidRPr="00836BED">
        <w:t xml:space="preserve">CLAUSE 4 </w:t>
      </w:r>
      <w:r w:rsidR="00CD00FF">
        <w:fldChar w:fldCharType="end"/>
      </w:r>
      <w:r w:rsidRPr="00836BED">
        <w:t>). HSGen is based on TeraGen</w:t>
      </w:r>
    </w:p>
    <w:p w14:paraId="48338574" w14:textId="77777777" w:rsidR="009F5FC6" w:rsidRPr="00836BED" w:rsidRDefault="009F5FC6" w:rsidP="00C171EB">
      <w:pPr>
        <w:pStyle w:val="ListParagraph"/>
        <w:numPr>
          <w:ilvl w:val="0"/>
          <w:numId w:val="20"/>
        </w:numPr>
      </w:pPr>
      <w:r w:rsidRPr="0003160F">
        <w:rPr>
          <w:b/>
          <w:bCs/>
        </w:rPr>
        <w:t>HSDataCheck</w:t>
      </w:r>
      <w:r w:rsidRPr="00836BED">
        <w:t xml:space="preserve"> is a program to check the compliance of the dataset and replication.</w:t>
      </w:r>
    </w:p>
    <w:p w14:paraId="7B939E0F" w14:textId="77777777" w:rsidR="009F5FC6" w:rsidRPr="00836BED" w:rsidRDefault="009F5FC6">
      <w:pPr>
        <w:pStyle w:val="ListParagraph"/>
        <w:numPr>
          <w:ilvl w:val="0"/>
          <w:numId w:val="20"/>
        </w:numPr>
      </w:pPr>
      <w:r w:rsidRPr="0003160F">
        <w:rPr>
          <w:b/>
          <w:bCs/>
        </w:rPr>
        <w:t>HSSort</w:t>
      </w:r>
      <w:r w:rsidRPr="00836BED">
        <w:t xml:space="preserve"> </w:t>
      </w:r>
      <w:r w:rsidR="00ED199C">
        <w:t>is a</w:t>
      </w:r>
      <w:r w:rsidRPr="00836BED">
        <w:t xml:space="preserve"> program to sort the data into a total order. HSSort is based on TeraSort</w:t>
      </w:r>
      <w:r w:rsidR="006B7FAD">
        <w:t xml:space="preserve"> </w:t>
      </w:r>
      <w:r w:rsidR="004737F5">
        <w:t>[</w:t>
      </w:r>
      <w:r w:rsidR="006B7FAD">
        <w:t>1]</w:t>
      </w:r>
    </w:p>
    <w:p w14:paraId="6923AD5E" w14:textId="77777777" w:rsidR="009F5FC6" w:rsidRDefault="009F5FC6">
      <w:pPr>
        <w:pStyle w:val="ListParagraph"/>
        <w:numPr>
          <w:ilvl w:val="0"/>
          <w:numId w:val="20"/>
        </w:numPr>
      </w:pPr>
      <w:r w:rsidRPr="0003160F">
        <w:rPr>
          <w:b/>
          <w:bCs/>
        </w:rPr>
        <w:t>HSValidate</w:t>
      </w:r>
      <w:r w:rsidRPr="00836BED">
        <w:t xml:space="preserve"> is a program that validates the output is sorted. HSValidate is based on TeraValidate</w:t>
      </w:r>
      <w:r w:rsidR="006B7FAD">
        <w:t xml:space="preserve"> [1]</w:t>
      </w:r>
      <w:r w:rsidRPr="00836BED">
        <w:t xml:space="preserve"> </w:t>
      </w:r>
    </w:p>
    <w:p w14:paraId="18BEDC2C" w14:textId="77777777" w:rsidR="00E818BE" w:rsidRPr="00836BED" w:rsidRDefault="00E818BE">
      <w:r w:rsidRPr="00806B11">
        <w:t xml:space="preserve">[1] </w:t>
      </w:r>
      <w:hyperlink r:id="rId43" w:history="1">
        <w:r w:rsidRPr="00C15A4D">
          <w:rPr>
            <w:rStyle w:val="Hyperlink"/>
            <w:rFonts w:ascii="Palatino Linotype" w:hAnsi="Palatino Linotype" w:cs="Palatino"/>
          </w:rPr>
          <w:t>http://hadoop.apache.org/docs/current/api/org/apache/hadoop/examples/terasort/package-summary.html#package_description</w:t>
        </w:r>
      </w:hyperlink>
    </w:p>
    <w:p w14:paraId="6D114279" w14:textId="2B011311" w:rsidR="00CA7C19" w:rsidRDefault="00E711C9" w:rsidP="00A64E1B">
      <w:pPr>
        <w:pStyle w:val="Heading2"/>
      </w:pPr>
      <w:bookmarkStart w:id="531" w:name="_Ref410653240"/>
      <w:bookmarkStart w:id="532" w:name="_Ref410653828"/>
      <w:bookmarkStart w:id="533" w:name="_Toc408228035"/>
      <w:bookmarkStart w:id="534" w:name="_Toc465938801"/>
      <w:bookmarkStart w:id="535" w:name="_Toc465939464"/>
      <w:bookmarkStart w:id="536" w:name="_Toc465940254"/>
      <w:bookmarkStart w:id="537" w:name="_Toc465940348"/>
      <w:bookmarkStart w:id="538" w:name="_Toc465940709"/>
      <w:r>
        <w:t xml:space="preserve">2.3 </w:t>
      </w:r>
      <w:r w:rsidR="009F5FC6" w:rsidRPr="00836BED">
        <w:t>Benchmark Execution</w:t>
      </w:r>
      <w:bookmarkEnd w:id="531"/>
      <w:bookmarkEnd w:id="532"/>
      <w:bookmarkEnd w:id="533"/>
      <w:bookmarkEnd w:id="534"/>
      <w:bookmarkEnd w:id="535"/>
      <w:bookmarkEnd w:id="536"/>
      <w:bookmarkEnd w:id="537"/>
      <w:bookmarkEnd w:id="538"/>
      <w:r w:rsidR="009F5FC6" w:rsidRPr="00836BED">
        <w:t xml:space="preserve"> </w:t>
      </w:r>
    </w:p>
    <w:p w14:paraId="4A300887" w14:textId="77777777" w:rsidR="009F5FC6" w:rsidRPr="006B4A4C" w:rsidRDefault="009F5FC6" w:rsidP="00ED199C">
      <w:r w:rsidRPr="00836BED">
        <w:t xml:space="preserve">A </w:t>
      </w:r>
      <w:r w:rsidRPr="00836BED">
        <w:rPr>
          <w:b/>
        </w:rPr>
        <w:t>valid run</w:t>
      </w:r>
      <w:r w:rsidRPr="00836BED">
        <w:t xml:space="preserve"> will consist of five separate phases</w:t>
      </w:r>
      <w:r w:rsidR="00C76342">
        <w:t xml:space="preserve"> run sequentially</w:t>
      </w:r>
      <w:r w:rsidRPr="00836BED">
        <w:t>. These phases may not overlap in their execution times.</w:t>
      </w:r>
      <w:r w:rsidR="00C76342">
        <w:t xml:space="preserve"> </w:t>
      </w:r>
      <w:r w:rsidR="00C90EC1">
        <w:t xml:space="preserve">For </w:t>
      </w:r>
      <w:r w:rsidR="00864BFA">
        <w:t>example</w:t>
      </w:r>
      <w:r w:rsidR="00ED199C">
        <w:t>,</w:t>
      </w:r>
      <w:r w:rsidR="00C034A1">
        <w:t xml:space="preserve"> the</w:t>
      </w:r>
      <w:r w:rsidRPr="00836BED">
        <w:t xml:space="preserve"> start of Phase 2 may not begin until Phase 1 is complete and the start of Phase 3 may not begin until Phase 2 is complete etc. All phases are initiated by the &lt;</w:t>
      </w:r>
      <w:r w:rsidR="00E335C3">
        <w:t>TPCx-HS</w:t>
      </w:r>
      <w:r w:rsidRPr="00836BED">
        <w:t xml:space="preserve">-master&gt; script, which can be executed from any of the nodes in the SUT. </w:t>
      </w:r>
      <w:r w:rsidRPr="006B4A4C">
        <w:t>The phases are listed below:</w:t>
      </w:r>
    </w:p>
    <w:p w14:paraId="2FC40487" w14:textId="6F0A7284" w:rsidR="00B311DA" w:rsidRPr="009E13BB" w:rsidRDefault="009F5FC6" w:rsidP="00ED199C">
      <w:pPr>
        <w:pStyle w:val="ListParagraph"/>
        <w:numPr>
          <w:ilvl w:val="0"/>
          <w:numId w:val="19"/>
        </w:numPr>
      </w:pPr>
      <w:r w:rsidRPr="006B4A4C">
        <w:t xml:space="preserve">Generation of input data via HSGen. </w:t>
      </w:r>
      <w:r w:rsidR="00B311DA" w:rsidRPr="009E13BB">
        <w:t>The data generated must be written on a Durable Medium.</w:t>
      </w:r>
    </w:p>
    <w:p w14:paraId="0DEE6E96" w14:textId="434BC56B" w:rsidR="009F5FC6" w:rsidRPr="006B4A4C" w:rsidRDefault="009F5FC6" w:rsidP="00C171EB">
      <w:pPr>
        <w:pStyle w:val="ListParagraph"/>
        <w:numPr>
          <w:ilvl w:val="0"/>
          <w:numId w:val="19"/>
        </w:numPr>
      </w:pPr>
      <w:r w:rsidRPr="006B4A4C">
        <w:t xml:space="preserve">Dataset (See </w:t>
      </w:r>
      <w:r w:rsidR="00CD00FF">
        <w:fldChar w:fldCharType="begin"/>
      </w:r>
      <w:r w:rsidR="00922625">
        <w:instrText xml:space="preserve"> REF _Ref409010267 \h </w:instrText>
      </w:r>
      <w:r w:rsidR="00CD00FF">
        <w:fldChar w:fldCharType="separate"/>
      </w:r>
      <w:r w:rsidR="00922625" w:rsidRPr="00836BED">
        <w:t>CLAUSE 4</w:t>
      </w:r>
      <w:r w:rsidR="00CD00FF">
        <w:fldChar w:fldCharType="end"/>
      </w:r>
      <w:r w:rsidRPr="006B4A4C">
        <w:t xml:space="preserve">) verification via HSDataCheck. The program is to verify the cardinality, size and replication factor of the generated data. If the HSDataCheck program reports </w:t>
      </w:r>
      <w:r w:rsidR="003E33CA" w:rsidRPr="003E33CA">
        <w:t xml:space="preserve">that the data replication factor is less than 3, then the test sponsor must provide additional documentation (see </w:t>
      </w:r>
      <w:r w:rsidR="00847A82">
        <w:t>Clause 2.3.1</w:t>
      </w:r>
      <w:r w:rsidR="003E33CA" w:rsidRPr="003E33CA">
        <w:t>); otherwise,</w:t>
      </w:r>
      <w:r w:rsidR="003E33CA">
        <w:t xml:space="preserve"> </w:t>
      </w:r>
      <w:r w:rsidRPr="006B4A4C">
        <w:t>the run is considered invalid.</w:t>
      </w:r>
    </w:p>
    <w:p w14:paraId="0F15252C" w14:textId="4CE17881" w:rsidR="00425CA9" w:rsidRPr="006B4A4C" w:rsidRDefault="009F5FC6">
      <w:pPr>
        <w:pStyle w:val="ListParagraph"/>
        <w:numPr>
          <w:ilvl w:val="0"/>
          <w:numId w:val="19"/>
        </w:numPr>
      </w:pPr>
      <w:r w:rsidRPr="006B4A4C">
        <w:t xml:space="preserve">Running the sort </w:t>
      </w:r>
      <w:r w:rsidR="00B506EB" w:rsidRPr="006B4A4C">
        <w:t>using HSSort</w:t>
      </w:r>
      <w:r w:rsidRPr="006B4A4C">
        <w:t xml:space="preserve"> on the input data. This phase samples the input data and sorts the data. </w:t>
      </w:r>
      <w:r w:rsidR="00B311DA" w:rsidRPr="006B4A4C">
        <w:t>T</w:t>
      </w:r>
      <w:r w:rsidR="00AE4D59" w:rsidRPr="006B4A4C">
        <w:t>he sorted data must be written on a Durable Medium.</w:t>
      </w:r>
    </w:p>
    <w:p w14:paraId="393FB0B2" w14:textId="00D8D684" w:rsidR="009F5FC6" w:rsidRPr="006B4A4C" w:rsidRDefault="009F5FC6">
      <w:pPr>
        <w:pStyle w:val="ListParagraph"/>
        <w:numPr>
          <w:ilvl w:val="0"/>
          <w:numId w:val="19"/>
        </w:numPr>
      </w:pPr>
      <w:r w:rsidRPr="006B4A4C">
        <w:lastRenderedPageBreak/>
        <w:t xml:space="preserve">Dataset (See </w:t>
      </w:r>
      <w:r w:rsidR="00CD00FF">
        <w:fldChar w:fldCharType="begin"/>
      </w:r>
      <w:r w:rsidR="00922625">
        <w:instrText xml:space="preserve"> REF _Ref409010284 \h </w:instrText>
      </w:r>
      <w:r w:rsidR="00CD00FF">
        <w:fldChar w:fldCharType="separate"/>
      </w:r>
      <w:r w:rsidR="00922625" w:rsidRPr="00836BED">
        <w:t>CLAUSE 4</w:t>
      </w:r>
      <w:r w:rsidR="00CD00FF">
        <w:fldChar w:fldCharType="end"/>
      </w:r>
      <w:r w:rsidRPr="006B4A4C">
        <w:t xml:space="preserve">) verification via HSDataCheck. The program is to verify the cardinality, size and replication factor of the </w:t>
      </w:r>
      <w:r w:rsidR="00840758" w:rsidRPr="006B4A4C">
        <w:t xml:space="preserve">sorted </w:t>
      </w:r>
      <w:r w:rsidRPr="006B4A4C">
        <w:t xml:space="preserve">data. If the HSDataCheck program reports </w:t>
      </w:r>
      <w:r w:rsidR="003E33CA" w:rsidRPr="003E33CA">
        <w:t xml:space="preserve">that the data replication factor is less than 3, then the test sponsor must provide additional documentation (see </w:t>
      </w:r>
      <w:r w:rsidR="00847A82">
        <w:t>Clause</w:t>
      </w:r>
      <w:r w:rsidR="003E33CA" w:rsidRPr="003E33CA">
        <w:t xml:space="preserve"> 2.3.1); otherwise,</w:t>
      </w:r>
      <w:r w:rsidR="003E33CA">
        <w:t xml:space="preserve"> </w:t>
      </w:r>
      <w:r w:rsidR="001E58E2">
        <w:t xml:space="preserve">the </w:t>
      </w:r>
      <w:r w:rsidRPr="006B4A4C">
        <w:t>run is considered invalid.</w:t>
      </w:r>
    </w:p>
    <w:p w14:paraId="5B6A80D8" w14:textId="77777777" w:rsidR="00706DC3" w:rsidRDefault="009F5FC6">
      <w:pPr>
        <w:pStyle w:val="ListParagraph"/>
        <w:numPr>
          <w:ilvl w:val="0"/>
          <w:numId w:val="19"/>
        </w:numPr>
      </w:pPr>
      <w:r w:rsidRPr="00836BED">
        <w:t xml:space="preserve">Validating the sorted output data via HSValidate. HSValidate validates the sorted data.  If the HSValidate program reports that the HSSort did not generate the correct sort order, then the run is considered invalid. </w:t>
      </w:r>
    </w:p>
    <w:p w14:paraId="1FDDB2B1" w14:textId="77777777" w:rsidR="00706DC3" w:rsidRPr="00836BED" w:rsidRDefault="009F5FC6" w:rsidP="0003160F">
      <w:r w:rsidRPr="00706DC3">
        <w:t xml:space="preserve">The </w:t>
      </w:r>
      <w:r w:rsidR="00B506EB">
        <w:t xml:space="preserve">elapsed </w:t>
      </w:r>
      <w:r w:rsidR="00B506EB" w:rsidRPr="00706DC3">
        <w:t>time</w:t>
      </w:r>
      <w:r w:rsidR="00706DC3" w:rsidRPr="00706DC3">
        <w:t xml:space="preserve"> for each phase </w:t>
      </w:r>
      <w:r w:rsidRPr="00706DC3">
        <w:t>must be reported</w:t>
      </w:r>
      <w:r w:rsidR="00572254">
        <w:t>.</w:t>
      </w:r>
    </w:p>
    <w:p w14:paraId="171CEA13" w14:textId="77777777" w:rsidR="00530E5F" w:rsidRDefault="009F5FC6" w:rsidP="00B76A71">
      <w:r w:rsidRPr="007A1DD0">
        <w:t xml:space="preserve">The benchmark test consists of two runs, Run1 and Run2, which must </w:t>
      </w:r>
      <w:r w:rsidRPr="0001335D">
        <w:t>follow the Run Phases above.</w:t>
      </w:r>
      <w:r w:rsidR="00854321">
        <w:t xml:space="preserve"> No </w:t>
      </w:r>
      <w:r w:rsidR="00B506EB">
        <w:t>activities except file system cleanup are</w:t>
      </w:r>
      <w:r w:rsidR="00854321">
        <w:t xml:space="preserve"> allowed between Run 1 and Run2.</w:t>
      </w:r>
      <w:r w:rsidR="00BD07AA">
        <w:t xml:space="preserve"> </w:t>
      </w:r>
      <w:r w:rsidR="00854321">
        <w:t xml:space="preserve"> The total elapsed time for the run in seconds (T) is used for the </w:t>
      </w:r>
      <w:r w:rsidR="00854321" w:rsidRPr="00B13A25">
        <w:t>TPCx-HS Performance Metric</w:t>
      </w:r>
      <w:r w:rsidR="00854321">
        <w:t xml:space="preserve"> calculation. </w:t>
      </w:r>
      <w:r w:rsidR="00D41B4A">
        <w:t xml:space="preserve">The </w:t>
      </w:r>
      <w:r w:rsidR="00D41B4A" w:rsidRPr="00365EB2">
        <w:rPr>
          <w:b/>
        </w:rPr>
        <w:t>performance run</w:t>
      </w:r>
      <w:r w:rsidR="00D41B4A">
        <w:t xml:space="preserve"> is defined as the run with </w:t>
      </w:r>
      <w:r w:rsidR="00D41B4A" w:rsidRPr="00B13A25">
        <w:t>the lower TPCx-HS Performance Metric</w:t>
      </w:r>
      <w:r w:rsidR="00D41B4A">
        <w:t>.</w:t>
      </w:r>
      <w:r w:rsidRPr="00A225D9">
        <w:t xml:space="preserve"> </w:t>
      </w:r>
      <w:r w:rsidR="00530E5F">
        <w:t xml:space="preserve">The </w:t>
      </w:r>
      <w:r w:rsidR="00530E5F" w:rsidRPr="00365EB2">
        <w:rPr>
          <w:b/>
        </w:rPr>
        <w:t>repe</w:t>
      </w:r>
      <w:r w:rsidR="00FF47F6">
        <w:rPr>
          <w:b/>
        </w:rPr>
        <w:t>a</w:t>
      </w:r>
      <w:r w:rsidR="00530E5F" w:rsidRPr="00365EB2">
        <w:rPr>
          <w:b/>
        </w:rPr>
        <w:t>tability run</w:t>
      </w:r>
      <w:r w:rsidR="00530E5F">
        <w:t xml:space="preserve"> is defined as the run with the higher </w:t>
      </w:r>
      <w:r w:rsidR="00530E5F" w:rsidRPr="00B13A25">
        <w:t>TPCx-HS Performance Metric</w:t>
      </w:r>
      <w:r w:rsidR="00807F08">
        <w:t xml:space="preserve">. The </w:t>
      </w:r>
      <w:r w:rsidR="00807F08" w:rsidRPr="00365EB2">
        <w:rPr>
          <w:b/>
        </w:rPr>
        <w:t>reported performance metric</w:t>
      </w:r>
      <w:r w:rsidR="00807F08">
        <w:t xml:space="preserve"> is the </w:t>
      </w:r>
      <w:r w:rsidR="00807F08" w:rsidRPr="00B13A25">
        <w:t>TPCx-HS Performance Metric</w:t>
      </w:r>
      <w:r w:rsidR="00807F08">
        <w:t xml:space="preserve"> for the </w:t>
      </w:r>
      <w:r w:rsidR="00807F08" w:rsidRPr="00563B12">
        <w:rPr>
          <w:b/>
        </w:rPr>
        <w:t>performance run</w:t>
      </w:r>
      <w:r w:rsidR="00807F08">
        <w:rPr>
          <w:b/>
        </w:rPr>
        <w:t>.</w:t>
      </w:r>
    </w:p>
    <w:p w14:paraId="4B4C901A" w14:textId="77777777" w:rsidR="009F5FC6" w:rsidRPr="00A225D9" w:rsidRDefault="009F5FC6" w:rsidP="009C1552">
      <w:r w:rsidRPr="0001335D">
        <w:t xml:space="preserve">No configuration or tuning changes are allowed between the two runs. </w:t>
      </w:r>
    </w:p>
    <w:p w14:paraId="53410DEF" w14:textId="77777777" w:rsidR="007A6F08" w:rsidRDefault="009F5FC6" w:rsidP="00FB0F2B">
      <w:r w:rsidRPr="00836BED">
        <w:t xml:space="preserve">The benchmark execution phases are listed below and illustrated in </w:t>
      </w:r>
      <w:r w:rsidR="00CD00FF">
        <w:fldChar w:fldCharType="begin"/>
      </w:r>
      <w:r w:rsidR="00507589">
        <w:instrText xml:space="preserve"> REF _Ref409010419 \h </w:instrText>
      </w:r>
      <w:r w:rsidR="00CD00FF">
        <w:fldChar w:fldCharType="separate"/>
      </w:r>
      <w:r w:rsidR="00507589">
        <w:t xml:space="preserve">Figure </w:t>
      </w:r>
      <w:r w:rsidR="00507589">
        <w:rPr>
          <w:noProof/>
        </w:rPr>
        <w:t>1</w:t>
      </w:r>
      <w:r w:rsidR="00CD00FF">
        <w:fldChar w:fldCharType="end"/>
      </w:r>
      <w:r w:rsidRPr="00836BED">
        <w:t>:</w:t>
      </w:r>
    </w:p>
    <w:p w14:paraId="01C07786" w14:textId="77777777" w:rsidR="007A6F08" w:rsidRDefault="00C15A4D" w:rsidP="00FB0F2B">
      <w:bookmarkStart w:id="539" w:name="_Ref409010440"/>
      <w:bookmarkStart w:id="540" w:name="_Ref409010419"/>
      <w:r>
        <w:t xml:space="preserve">Figure </w:t>
      </w:r>
      <w:r w:rsidR="00CD00FF">
        <w:fldChar w:fldCharType="begin"/>
      </w:r>
      <w:r w:rsidR="00ED199C">
        <w:instrText xml:space="preserve"> SEQ Figure \* ARABIC </w:instrText>
      </w:r>
      <w:r w:rsidR="00CD00FF">
        <w:fldChar w:fldCharType="separate"/>
      </w:r>
      <w:r w:rsidR="00CE14B0">
        <w:rPr>
          <w:noProof/>
        </w:rPr>
        <w:t>1</w:t>
      </w:r>
      <w:r w:rsidR="00CD00FF">
        <w:rPr>
          <w:noProof/>
        </w:rPr>
        <w:fldChar w:fldCharType="end"/>
      </w:r>
      <w:bookmarkEnd w:id="539"/>
      <w:bookmarkEnd w:id="540"/>
      <w:r>
        <w:t xml:space="preserve"> </w:t>
      </w:r>
      <w:r w:rsidRPr="00CB4E51">
        <w:t>TPCx-HS Execution Phases</w:t>
      </w:r>
    </w:p>
    <w:p w14:paraId="4FB60028" w14:textId="77777777" w:rsidR="009F5FC6" w:rsidRPr="00836BED" w:rsidRDefault="00E335C3" w:rsidP="00ED199C">
      <w:r w:rsidRPr="009E13BB">
        <w:rPr>
          <w:noProof/>
        </w:rPr>
        <w:drawing>
          <wp:inline distT="0" distB="0" distL="0" distR="0" wp14:anchorId="387D2C9F" wp14:editId="35259093">
            <wp:extent cx="2460172" cy="394178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59188" cy="3940211"/>
                    </a:xfrm>
                    <a:prstGeom prst="rect">
                      <a:avLst/>
                    </a:prstGeom>
                    <a:noFill/>
                  </pic:spPr>
                </pic:pic>
              </a:graphicData>
            </a:graphic>
          </wp:inline>
        </w:drawing>
      </w:r>
    </w:p>
    <w:p w14:paraId="1430EC62" w14:textId="77777777" w:rsidR="009F5FC6" w:rsidRPr="00836BED" w:rsidRDefault="009F5FC6" w:rsidP="00C171EB"/>
    <w:p w14:paraId="00404EF1" w14:textId="77777777" w:rsidR="008C6772" w:rsidRDefault="00D07D18">
      <w:pPr>
        <w:pStyle w:val="Body"/>
        <w:rPr>
          <w:szCs w:val="20"/>
        </w:rPr>
      </w:pPr>
      <w:r>
        <w:rPr>
          <w:b/>
        </w:rPr>
        <w:t>Comment</w:t>
      </w:r>
      <w:r w:rsidR="00C15A4D" w:rsidRPr="00ED199C">
        <w:rPr>
          <w:b/>
        </w:rPr>
        <w:t>:</w:t>
      </w:r>
      <w:r w:rsidR="00C15A4D">
        <w:rPr>
          <w:szCs w:val="20"/>
        </w:rPr>
        <w:t xml:space="preserve"> </w:t>
      </w:r>
      <w:r w:rsidR="009F5FC6" w:rsidRPr="009933E9">
        <w:rPr>
          <w:szCs w:val="20"/>
        </w:rPr>
        <w:t xml:space="preserve">No part of the SUT may be rebooted or restarted during or between the runs. If there is a non-recoverable error reported by any of the applications, operating system, or hardware in any of the </w:t>
      </w:r>
      <w:r w:rsidR="00B5701B" w:rsidRPr="009933E9">
        <w:rPr>
          <w:szCs w:val="20"/>
        </w:rPr>
        <w:t xml:space="preserve">five </w:t>
      </w:r>
      <w:r w:rsidR="009F5FC6" w:rsidRPr="009933E9">
        <w:rPr>
          <w:szCs w:val="20"/>
        </w:rPr>
        <w:t>phases</w:t>
      </w:r>
      <w:r w:rsidR="00734345" w:rsidRPr="00686EA8">
        <w:rPr>
          <w:szCs w:val="20"/>
        </w:rPr>
        <w:t xml:space="preserve"> or between Run 1 and Run 2</w:t>
      </w:r>
      <w:r w:rsidR="009F5FC6" w:rsidRPr="00CF0ABE">
        <w:rPr>
          <w:szCs w:val="20"/>
        </w:rPr>
        <w:t xml:space="preserve">, the run is considered invalid.  If a recoverable error is detected in any </w:t>
      </w:r>
      <w:r w:rsidR="009F5FC6" w:rsidRPr="00CF0ABE">
        <w:rPr>
          <w:szCs w:val="20"/>
        </w:rPr>
        <w:lastRenderedPageBreak/>
        <w:t xml:space="preserve">of the phases, and is automatically dealt with or corrected by the applications, operating system, or hardware then the run </w:t>
      </w:r>
      <w:r w:rsidR="00C76342" w:rsidRPr="00CF0ABE">
        <w:rPr>
          <w:szCs w:val="20"/>
        </w:rPr>
        <w:t xml:space="preserve">is </w:t>
      </w:r>
      <w:r w:rsidR="009F5FC6" w:rsidRPr="00CF0ABE">
        <w:rPr>
          <w:szCs w:val="20"/>
        </w:rPr>
        <w:t>considered valid</w:t>
      </w:r>
      <w:r w:rsidR="00734345" w:rsidRPr="00CF0ABE">
        <w:rPr>
          <w:szCs w:val="20"/>
        </w:rPr>
        <w:t xml:space="preserve"> provided the run meets all </w:t>
      </w:r>
      <w:r w:rsidR="00685104">
        <w:rPr>
          <w:szCs w:val="20"/>
        </w:rPr>
        <w:t>other</w:t>
      </w:r>
      <w:r w:rsidR="00734345" w:rsidRPr="00CF0ABE">
        <w:rPr>
          <w:szCs w:val="20"/>
        </w:rPr>
        <w:t xml:space="preserve"> </w:t>
      </w:r>
      <w:r w:rsidR="00125E78" w:rsidRPr="00ED199C">
        <w:t>requirements</w:t>
      </w:r>
      <w:r w:rsidR="009F5FC6" w:rsidRPr="009933E9">
        <w:rPr>
          <w:szCs w:val="20"/>
        </w:rPr>
        <w:t xml:space="preserve">.  However, manual intervention by the test sponsor is not allowed.  </w:t>
      </w:r>
      <w:r w:rsidR="00C76342" w:rsidRPr="009933E9">
        <w:rPr>
          <w:szCs w:val="20"/>
        </w:rPr>
        <w:t xml:space="preserve">If </w:t>
      </w:r>
      <w:r w:rsidR="009F5FC6" w:rsidRPr="009933E9">
        <w:rPr>
          <w:szCs w:val="20"/>
        </w:rPr>
        <w:t>the recoverable error requires manual intervention to deal with or correct then the run is considered invalid.</w:t>
      </w:r>
    </w:p>
    <w:p w14:paraId="1A307A38" w14:textId="62FD4EE3" w:rsidR="008C6772" w:rsidRDefault="008C6772" w:rsidP="00A64E1B">
      <w:pPr>
        <w:pStyle w:val="Heading2"/>
      </w:pPr>
      <w:bookmarkStart w:id="541" w:name="_Ref465934445"/>
      <w:bookmarkStart w:id="542" w:name="_Toc465938802"/>
      <w:bookmarkStart w:id="543" w:name="_Toc465939465"/>
      <w:bookmarkStart w:id="544" w:name="_Toc465940255"/>
      <w:bookmarkStart w:id="545" w:name="_Toc465940349"/>
      <w:bookmarkStart w:id="546" w:name="_Toc465940710"/>
      <w:r>
        <w:t>2.3.1 Data Replication</w:t>
      </w:r>
      <w:bookmarkEnd w:id="541"/>
      <w:bookmarkEnd w:id="542"/>
      <w:bookmarkEnd w:id="543"/>
      <w:bookmarkEnd w:id="544"/>
      <w:bookmarkEnd w:id="545"/>
      <w:bookmarkEnd w:id="546"/>
    </w:p>
    <w:p w14:paraId="653BACA4" w14:textId="32C3EAB4" w:rsidR="00765E83" w:rsidRDefault="008C6772" w:rsidP="008C6772">
      <w:r w:rsidRPr="008C6772">
        <w:t xml:space="preserve">Either a minimum of </w:t>
      </w:r>
      <w:r w:rsidR="005F14C1" w:rsidRPr="008C6772">
        <w:t>three-way</w:t>
      </w:r>
      <w:r w:rsidRPr="008C6772">
        <w:t xml:space="preserve"> data replication must be maintained for the datasets generated by HSGen and HSSort throughout the run, or the test sponsor must provide a description of the data redundancy approach describing both hardware and software used to achieve the data redundancy and explain why it is equivalent to or better than the data redundancy provided by traditional local-JBOD sto</w:t>
      </w:r>
      <w:r w:rsidR="008702DE">
        <w:t>rage and replication factor of three</w:t>
      </w:r>
      <w:r w:rsidRPr="008C6772">
        <w:t>.</w:t>
      </w:r>
      <w:r w:rsidR="00765E83">
        <w:t xml:space="preserve"> For Licensed Compute Services where visibility into the hardware and software used to implement the durable </w:t>
      </w:r>
      <w:r w:rsidR="005F14C1">
        <w:t>medium</w:t>
      </w:r>
      <w:r w:rsidR="00765E83">
        <w:t xml:space="preserve"> is limited, the test sponsor must provide a description of the Licensed</w:t>
      </w:r>
      <w:r w:rsidR="008702DE">
        <w:t xml:space="preserve"> Compute Service S</w:t>
      </w:r>
      <w:r w:rsidR="00765E83">
        <w:t xml:space="preserve">ervice </w:t>
      </w:r>
      <w:r w:rsidR="008702DE">
        <w:t>L</w:t>
      </w:r>
      <w:r w:rsidR="00765E83">
        <w:t xml:space="preserve">evel </w:t>
      </w:r>
      <w:r w:rsidR="008702DE">
        <w:t>A</w:t>
      </w:r>
      <w:r w:rsidR="00765E83">
        <w:t xml:space="preserve">greement </w:t>
      </w:r>
      <w:r w:rsidR="00765E83" w:rsidRPr="008C6772">
        <w:t>and explain why it is equivalent to or better than the data redundancy provided by traditional local-JBOD sto</w:t>
      </w:r>
      <w:r w:rsidR="008702DE">
        <w:t>rage and replication factor of three</w:t>
      </w:r>
      <w:r w:rsidR="00765E83" w:rsidRPr="008C6772">
        <w:t>.</w:t>
      </w:r>
    </w:p>
    <w:p w14:paraId="33E91AA8" w14:textId="3E7E69B8" w:rsidR="009F5FC6" w:rsidRPr="00CE14B0" w:rsidRDefault="008C6772" w:rsidP="00B34E85">
      <w:r w:rsidRPr="00B34E85">
        <w:rPr>
          <w:b/>
        </w:rPr>
        <w:t>Comment: </w:t>
      </w:r>
      <w:r w:rsidRPr="008C6772">
        <w:t xml:space="preserve"> The intent is to allow test sponsors to publish TPCx-HS results on alternative storage </w:t>
      </w:r>
      <w:r w:rsidR="001D63F2">
        <w:t xml:space="preserve">media </w:t>
      </w:r>
      <w:r w:rsidR="00AD76AC">
        <w:t xml:space="preserve">types </w:t>
      </w:r>
      <w:r w:rsidRPr="008C6772">
        <w:t xml:space="preserve">besides traditional local-JBOD.  </w:t>
      </w:r>
      <w:r w:rsidR="00006752">
        <w:t>The a</w:t>
      </w:r>
      <w:r w:rsidRPr="008C6772">
        <w:t xml:space="preserve">lternative hardware </w:t>
      </w:r>
      <w:r w:rsidR="003934F3">
        <w:t xml:space="preserve">or service </w:t>
      </w:r>
      <w:r w:rsidRPr="008C6772">
        <w:t xml:space="preserve">must prevent data loss in the event of a permanent irrecoverable failure of any single durable medium containing dataset data generated by HSGen or HSSort.  The distributed file system must be HDFS or an implementation of Hadoop File System </w:t>
      </w:r>
      <w:r w:rsidR="00035264">
        <w:t xml:space="preserve">compatible </w:t>
      </w:r>
      <w:r w:rsidRPr="008C6772">
        <w:t xml:space="preserve">APIs (see </w:t>
      </w:r>
      <w:r w:rsidR="00006752">
        <w:t>Clause</w:t>
      </w:r>
      <w:r w:rsidRPr="008C6772">
        <w:t xml:space="preserve"> 7.4.7).</w:t>
      </w:r>
    </w:p>
    <w:p w14:paraId="10B07B92" w14:textId="081F63F9" w:rsidR="00CA7C19" w:rsidRDefault="00E711C9" w:rsidP="00A64E1B">
      <w:pPr>
        <w:pStyle w:val="Heading2"/>
      </w:pPr>
      <w:bookmarkStart w:id="547" w:name="_Toc408228036"/>
      <w:bookmarkStart w:id="548" w:name="_Toc465938803"/>
      <w:bookmarkStart w:id="549" w:name="_Toc465939466"/>
      <w:bookmarkStart w:id="550" w:name="_Toc465940256"/>
      <w:bookmarkStart w:id="551" w:name="_Toc465940350"/>
      <w:bookmarkStart w:id="552" w:name="_Toc465940711"/>
      <w:r>
        <w:t xml:space="preserve">2.4 </w:t>
      </w:r>
      <w:r w:rsidR="009F5FC6" w:rsidRPr="00836BED">
        <w:t>Configuration and Tuning</w:t>
      </w:r>
      <w:bookmarkEnd w:id="547"/>
      <w:bookmarkEnd w:id="548"/>
      <w:bookmarkEnd w:id="549"/>
      <w:bookmarkEnd w:id="550"/>
      <w:bookmarkEnd w:id="551"/>
      <w:bookmarkEnd w:id="552"/>
    </w:p>
    <w:p w14:paraId="5D815007" w14:textId="77777777" w:rsidR="009F5FC6" w:rsidRPr="00836BED" w:rsidRDefault="009F5FC6" w:rsidP="00ED199C">
      <w:r w:rsidRPr="00836BED">
        <w:t>The SUT cannot be reconfigured, changed, or re-tuned by the test sponsor during or between any of the five phases</w:t>
      </w:r>
      <w:r w:rsidR="00ED0101">
        <w:t xml:space="preserve"> or between Run 1 and Run 2. </w:t>
      </w:r>
      <w:r w:rsidRPr="00836BED">
        <w:t>Any manual tunings to the SUT must be performed before the beginning of Phase 1 of Run 1</w:t>
      </w:r>
      <w:r w:rsidR="00ED0101">
        <w:t>,</w:t>
      </w:r>
      <w:r w:rsidRPr="00836BED">
        <w:t xml:space="preserve"> and must be fully disclosed. </w:t>
      </w:r>
      <w:r w:rsidR="00324EB3">
        <w:t>A</w:t>
      </w:r>
      <w:r w:rsidRPr="00836BED">
        <w:t xml:space="preserve">utomated changes </w:t>
      </w:r>
      <w:r w:rsidR="00324EB3">
        <w:t xml:space="preserve">and </w:t>
      </w:r>
      <w:r w:rsidRPr="00836BED">
        <w:t>tuning performed between any of the phases</w:t>
      </w:r>
      <w:r w:rsidR="00324EB3">
        <w:t xml:space="preserve"> are</w:t>
      </w:r>
      <w:r w:rsidRPr="00836BED">
        <w:t xml:space="preserve"> allowed. Any changes to default tunings or parameters of the applications, operating systems, or hardware of the SUT must be disclosed.</w:t>
      </w:r>
    </w:p>
    <w:p w14:paraId="44E7FB07" w14:textId="198D6735" w:rsidR="00A13462" w:rsidRPr="00836BED" w:rsidRDefault="00A13462" w:rsidP="00A64E1B">
      <w:pPr>
        <w:pStyle w:val="Heading1"/>
      </w:pPr>
      <w:bookmarkStart w:id="553" w:name="_Ref389556018"/>
      <w:bookmarkStart w:id="554" w:name="_Ref389561041"/>
      <w:bookmarkStart w:id="555" w:name="_Toc463163254"/>
      <w:bookmarkStart w:id="556" w:name="_Ref508444700"/>
      <w:bookmarkStart w:id="557" w:name="_Toc133623106"/>
      <w:bookmarkStart w:id="558" w:name="_Toc133623594"/>
      <w:bookmarkStart w:id="559" w:name="_Toc185323863"/>
      <w:bookmarkStart w:id="560" w:name="_Toc309297940"/>
      <w:bookmarkStart w:id="561" w:name="_Toc408228037"/>
      <w:bookmarkStart w:id="562" w:name="_Toc465938804"/>
      <w:bookmarkStart w:id="563" w:name="_Toc465939467"/>
      <w:bookmarkStart w:id="564" w:name="_Toc465940257"/>
      <w:bookmarkStart w:id="565" w:name="_Toc465940351"/>
      <w:bookmarkStart w:id="566" w:name="_Toc465940712"/>
      <w:r w:rsidRPr="00836BED">
        <w:lastRenderedPageBreak/>
        <w:t>CLAUSE 3: SYSTEM UNDER TEST AND DRIVER</w:t>
      </w:r>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p>
    <w:p w14:paraId="12961742" w14:textId="77777777" w:rsidR="007A6F08" w:rsidRDefault="00A13462" w:rsidP="00FB0F2B">
      <w:pPr>
        <w:pStyle w:val="TPCParagraph"/>
        <w:ind w:left="0"/>
      </w:pPr>
      <w:r w:rsidRPr="00836BED">
        <w:t xml:space="preserve">This clause defines the System Under Test (SUT) and the benchmark driver.  </w:t>
      </w:r>
    </w:p>
    <w:p w14:paraId="2306FF0B" w14:textId="31292781" w:rsidR="00CA7C19" w:rsidRDefault="00A13462" w:rsidP="00A64E1B">
      <w:pPr>
        <w:pStyle w:val="Heading2"/>
      </w:pPr>
      <w:bookmarkStart w:id="567" w:name="_Toc408228038"/>
      <w:bookmarkStart w:id="568" w:name="_Toc465938805"/>
      <w:bookmarkStart w:id="569" w:name="_Toc465939468"/>
      <w:bookmarkStart w:id="570" w:name="_Toc465940258"/>
      <w:bookmarkStart w:id="571" w:name="_Toc465940352"/>
      <w:bookmarkStart w:id="572" w:name="_Toc465940713"/>
      <w:r>
        <w:t>3.1 System Under Test</w:t>
      </w:r>
      <w:bookmarkEnd w:id="567"/>
      <w:bookmarkEnd w:id="568"/>
      <w:bookmarkEnd w:id="569"/>
      <w:bookmarkEnd w:id="570"/>
      <w:bookmarkEnd w:id="571"/>
      <w:bookmarkEnd w:id="572"/>
    </w:p>
    <w:p w14:paraId="5E730816" w14:textId="1F6159D7" w:rsidR="00A13462" w:rsidRPr="00836BED" w:rsidRDefault="00A13462" w:rsidP="00B76A71">
      <w:r w:rsidRPr="00836BED">
        <w:t xml:space="preserve">The tested and reported configuration is composed </w:t>
      </w:r>
      <w:bookmarkStart w:id="573" w:name="_Ref389554729"/>
      <w:r w:rsidRPr="00836BED">
        <w:t xml:space="preserve">of those hardware and software components that are employed in the performance test and whose cost and performance are described by the benchmark metrics. Specifically, the SUT consists of (See </w:t>
      </w:r>
      <w:r w:rsidR="00CD00FF">
        <w:fldChar w:fldCharType="begin"/>
      </w:r>
      <w:r w:rsidR="00C15A4D">
        <w:instrText xml:space="preserve"> REF _Ref408991830 \h </w:instrText>
      </w:r>
      <w:r w:rsidR="00CD00FF">
        <w:fldChar w:fldCharType="separate"/>
      </w:r>
      <w:r w:rsidR="00C15A4D">
        <w:t xml:space="preserve">Figure </w:t>
      </w:r>
      <w:r w:rsidR="00C15A4D">
        <w:rPr>
          <w:noProof/>
        </w:rPr>
        <w:t>2</w:t>
      </w:r>
      <w:r w:rsidR="00CD00FF">
        <w:fldChar w:fldCharType="end"/>
      </w:r>
      <w:r w:rsidRPr="00836BED">
        <w:t>):</w:t>
      </w:r>
      <w:bookmarkEnd w:id="573"/>
    </w:p>
    <w:p w14:paraId="7E0A0B94" w14:textId="11721000" w:rsidR="00A13462" w:rsidRPr="00836BED" w:rsidRDefault="00A13462" w:rsidP="002E27AB">
      <w:pPr>
        <w:pStyle w:val="ListParagraph"/>
        <w:numPr>
          <w:ilvl w:val="0"/>
          <w:numId w:val="21"/>
        </w:numPr>
      </w:pPr>
      <w:r w:rsidRPr="00836BED">
        <w:t xml:space="preserve">Devices, </w:t>
      </w:r>
      <w:r w:rsidR="00C90EC1">
        <w:t xml:space="preserve">for </w:t>
      </w:r>
      <w:r w:rsidR="005F14C1">
        <w:t>example</w:t>
      </w:r>
      <w:r w:rsidR="004A3B93">
        <w:t>,</w:t>
      </w:r>
      <w:r w:rsidR="005F14C1">
        <w:t xml:space="preserve"> </w:t>
      </w:r>
      <w:r w:rsidR="005F14C1" w:rsidRPr="00836BED">
        <w:t>compute</w:t>
      </w:r>
      <w:r w:rsidRPr="00836BED">
        <w:t xml:space="preserve"> devices and/or data storage devices, including hardware and software components,</w:t>
      </w:r>
    </w:p>
    <w:p w14:paraId="626B39EE" w14:textId="77777777" w:rsidR="00A13462" w:rsidRPr="00836BED" w:rsidRDefault="00A13462" w:rsidP="002E27AB">
      <w:pPr>
        <w:pStyle w:val="ListParagraph"/>
        <w:numPr>
          <w:ilvl w:val="0"/>
          <w:numId w:val="21"/>
        </w:numPr>
      </w:pPr>
      <w:r w:rsidRPr="00836BED">
        <w:t>Any hardware and software devices of all networks required to connect and support the SUT systems,</w:t>
      </w:r>
    </w:p>
    <w:p w14:paraId="469A4164" w14:textId="77777777" w:rsidR="00A13462" w:rsidRPr="00836BED" w:rsidRDefault="00A13462" w:rsidP="002E27AB">
      <w:pPr>
        <w:pStyle w:val="ListParagraph"/>
        <w:numPr>
          <w:ilvl w:val="0"/>
          <w:numId w:val="21"/>
        </w:numPr>
      </w:pPr>
      <w:r w:rsidRPr="00836BED">
        <w:t>Each compute device includes a benchmark specific software layer, the benchmark implementation, and other commercially available software products, and</w:t>
      </w:r>
    </w:p>
    <w:p w14:paraId="26CB82AE" w14:textId="77777777" w:rsidR="00A13462" w:rsidRPr="00836BED" w:rsidRDefault="00A13462" w:rsidP="002E27AB">
      <w:pPr>
        <w:pStyle w:val="ListParagraph"/>
        <w:numPr>
          <w:ilvl w:val="0"/>
          <w:numId w:val="21"/>
        </w:numPr>
      </w:pPr>
      <w:r w:rsidRPr="00836BED">
        <w:t>One benchmark specific driver, the benchmark driver. The driver may reside on one of the compute devices or on a separate system. In case the driver resides on a separate compute device, this device is part of the SUT.</w:t>
      </w:r>
    </w:p>
    <w:p w14:paraId="2C50F22C" w14:textId="77777777" w:rsidR="00E025DD" w:rsidRDefault="00D07D18" w:rsidP="00E025DD">
      <w:pPr>
        <w:pStyle w:val="Body"/>
        <w:ind w:left="0"/>
      </w:pPr>
      <w:r>
        <w:rPr>
          <w:b/>
        </w:rPr>
        <w:t>Comment</w:t>
      </w:r>
      <w:r w:rsidR="009933E9" w:rsidRPr="00ED199C">
        <w:rPr>
          <w:b/>
        </w:rPr>
        <w:t>:</w:t>
      </w:r>
      <w:r w:rsidR="009933E9">
        <w:t xml:space="preserve"> </w:t>
      </w:r>
      <w:r w:rsidR="00A13462" w:rsidRPr="00836BED">
        <w:t xml:space="preserve">Except for the benchmark implementation and the benchmark driver, all SUT components must be commercially available software or hardware products. </w:t>
      </w:r>
    </w:p>
    <w:p w14:paraId="4423CBDF" w14:textId="2A202075" w:rsidR="00E025DD" w:rsidRPr="00836BED" w:rsidRDefault="00E025DD" w:rsidP="002E4B2E">
      <w:pPr>
        <w:pStyle w:val="Body"/>
        <w:ind w:left="0"/>
      </w:pPr>
      <w:r>
        <w:rPr>
          <w:b/>
        </w:rPr>
        <w:t>Comment</w:t>
      </w:r>
      <w:r w:rsidRPr="00ED199C">
        <w:rPr>
          <w:b/>
        </w:rPr>
        <w:t>:</w:t>
      </w:r>
      <w:r>
        <w:t xml:space="preserve"> </w:t>
      </w:r>
      <w:r w:rsidR="003922BF">
        <w:t xml:space="preserve">Any hardware or software </w:t>
      </w:r>
      <w:r w:rsidR="00AC68F5">
        <w:t xml:space="preserve">component </w:t>
      </w:r>
      <w:r w:rsidR="003922BF">
        <w:t xml:space="preserve">may be part of a </w:t>
      </w:r>
      <w:r w:rsidR="003922BF" w:rsidRPr="00B34E85">
        <w:rPr>
          <w:b/>
        </w:rPr>
        <w:t>Licensed Compute Service</w:t>
      </w:r>
      <w:r w:rsidR="003922BF">
        <w:t xml:space="preserve"> as defined in the </w:t>
      </w:r>
      <w:r w:rsidR="003922BF" w:rsidRPr="00836BED">
        <w:t>TPC Pricing Specification</w:t>
      </w:r>
      <w:r w:rsidR="007A7EEF">
        <w:t>.</w:t>
      </w:r>
    </w:p>
    <w:p w14:paraId="033F3647" w14:textId="06E7DAD6" w:rsidR="007A7EEF" w:rsidRDefault="007A7EEF" w:rsidP="00ED199C">
      <w:pPr>
        <w:pStyle w:val="Body"/>
        <w:ind w:left="0"/>
      </w:pPr>
      <w:r>
        <w:rPr>
          <w:b/>
        </w:rPr>
        <w:t>Comment</w:t>
      </w:r>
      <w:r w:rsidRPr="00ED199C">
        <w:rPr>
          <w:b/>
        </w:rPr>
        <w:t>:</w:t>
      </w:r>
      <w:r>
        <w:t xml:space="preserve"> </w:t>
      </w:r>
      <w:r w:rsidR="00627F97">
        <w:t>A h</w:t>
      </w:r>
      <w:r>
        <w:t xml:space="preserve">ardware </w:t>
      </w:r>
      <w:r w:rsidR="00627F97">
        <w:t xml:space="preserve">component </w:t>
      </w:r>
      <w:r>
        <w:t xml:space="preserve">may </w:t>
      </w:r>
      <w:r w:rsidR="00627F97">
        <w:t xml:space="preserve">be a </w:t>
      </w:r>
      <w:r>
        <w:t>ph</w:t>
      </w:r>
      <w:r w:rsidR="004F51DF">
        <w:t>y</w:t>
      </w:r>
      <w:r>
        <w:t>sical or virtual</w:t>
      </w:r>
      <w:r w:rsidR="00627F97">
        <w:t xml:space="preserve"> device</w:t>
      </w:r>
      <w:r>
        <w:t>.</w:t>
      </w:r>
    </w:p>
    <w:p w14:paraId="5E35E108" w14:textId="47E737E4" w:rsidR="007A7EEF" w:rsidRPr="00836BED" w:rsidRDefault="007A7EEF" w:rsidP="00ED199C">
      <w:pPr>
        <w:pStyle w:val="Body"/>
        <w:ind w:left="0"/>
      </w:pPr>
    </w:p>
    <w:p w14:paraId="6E9D5800" w14:textId="77777777" w:rsidR="007A6F08" w:rsidRDefault="00C15A4D" w:rsidP="00FB0F2B">
      <w:pPr>
        <w:pStyle w:val="Caption"/>
        <w:keepNext/>
        <w:numPr>
          <w:ilvl w:val="0"/>
          <w:numId w:val="0"/>
        </w:numPr>
        <w:ind w:left="450" w:hanging="450"/>
      </w:pPr>
      <w:bookmarkStart w:id="574" w:name="_Ref408991830"/>
      <w:r>
        <w:t xml:space="preserve">Figure </w:t>
      </w:r>
      <w:r w:rsidR="00CD00FF">
        <w:fldChar w:fldCharType="begin"/>
      </w:r>
      <w:r w:rsidR="00ED199C">
        <w:instrText xml:space="preserve"> SEQ Figure \* ARABIC </w:instrText>
      </w:r>
      <w:r w:rsidR="00CD00FF">
        <w:fldChar w:fldCharType="separate"/>
      </w:r>
      <w:r w:rsidR="00CE14B0">
        <w:rPr>
          <w:noProof/>
        </w:rPr>
        <w:t>2</w:t>
      </w:r>
      <w:r w:rsidR="00CD00FF">
        <w:rPr>
          <w:noProof/>
        </w:rPr>
        <w:fldChar w:fldCharType="end"/>
      </w:r>
      <w:bookmarkEnd w:id="574"/>
      <w:r>
        <w:t xml:space="preserve"> </w:t>
      </w:r>
      <w:r w:rsidRPr="00E45D56">
        <w:t>System Under Test (SUT)</w:t>
      </w:r>
    </w:p>
    <w:p w14:paraId="2545ED6A" w14:textId="3F3CDB1E" w:rsidR="007A6F08" w:rsidRDefault="007E0915" w:rsidP="00FB0F2B">
      <w:pPr>
        <w:pStyle w:val="Picture"/>
        <w:jc w:val="left"/>
      </w:pPr>
      <w:r>
        <w:rPr>
          <w:noProof/>
        </w:rPr>
        <w:drawing>
          <wp:inline distT="0" distB="0" distL="0" distR="0" wp14:anchorId="462F43F0" wp14:editId="39B35B27">
            <wp:extent cx="5677416" cy="2926715"/>
            <wp:effectExtent l="0" t="0" r="0" b="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srcRect/>
                    <a:stretch>
                      <a:fillRect/>
                    </a:stretch>
                  </pic:blipFill>
                  <pic:spPr bwMode="auto">
                    <a:xfrm>
                      <a:off x="0" y="0"/>
                      <a:ext cx="5687365" cy="2931844"/>
                    </a:xfrm>
                    <a:prstGeom prst="rect">
                      <a:avLst/>
                    </a:prstGeom>
                    <a:noFill/>
                    <a:ln w="9525">
                      <a:noFill/>
                      <a:miter lim="800000"/>
                      <a:headEnd/>
                      <a:tailEnd/>
                    </a:ln>
                  </pic:spPr>
                </pic:pic>
              </a:graphicData>
            </a:graphic>
          </wp:inline>
        </w:drawing>
      </w:r>
    </w:p>
    <w:p w14:paraId="06B1C744" w14:textId="77777777" w:rsidR="007A6F08" w:rsidRDefault="00D07D18" w:rsidP="00FB0F2B">
      <w:pPr>
        <w:pStyle w:val="Heading5"/>
      </w:pPr>
      <w:bookmarkStart w:id="575" w:name="_Ref389561637"/>
      <w:r>
        <w:rPr>
          <w:b/>
        </w:rPr>
        <w:lastRenderedPageBreak/>
        <w:t>Comment</w:t>
      </w:r>
      <w:r w:rsidR="009933E9" w:rsidRPr="00ED199C">
        <w:rPr>
          <w:b/>
        </w:rPr>
        <w:t>:</w:t>
      </w:r>
      <w:r w:rsidR="009933E9">
        <w:t xml:space="preserve"> </w:t>
      </w:r>
      <w:r w:rsidR="00A13462" w:rsidRPr="00836BED">
        <w:t xml:space="preserve">The source code of any non-commercially available </w:t>
      </w:r>
      <w:r w:rsidR="00B506EB" w:rsidRPr="00836BED">
        <w:t>components used</w:t>
      </w:r>
      <w:r w:rsidR="00A13462" w:rsidRPr="00836BED">
        <w:t xml:space="preserve"> to implement the SUT (such </w:t>
      </w:r>
      <w:r w:rsidR="00B506EB" w:rsidRPr="00836BED">
        <w:t>as</w:t>
      </w:r>
      <w:r w:rsidR="00A13462" w:rsidRPr="00836BED">
        <w:t xml:space="preserve"> scripts to configure the system, set </w:t>
      </w:r>
      <w:r w:rsidR="00B506EB" w:rsidRPr="00836BED">
        <w:t>tunables</w:t>
      </w:r>
      <w:r w:rsidR="00685104">
        <w:t>, etc.</w:t>
      </w:r>
      <w:r w:rsidR="00B506EB" w:rsidRPr="00836BED">
        <w:t>)</w:t>
      </w:r>
      <w:r w:rsidR="00A13462" w:rsidRPr="00836BED">
        <w:t xml:space="preserve"> must be disclosed. </w:t>
      </w:r>
      <w:bookmarkEnd w:id="575"/>
    </w:p>
    <w:p w14:paraId="6D362151" w14:textId="77777777" w:rsidR="007A6F08" w:rsidRDefault="00D07D18" w:rsidP="00FB0F2B">
      <w:pPr>
        <w:pStyle w:val="Heading5"/>
      </w:pPr>
      <w:r>
        <w:rPr>
          <w:b/>
        </w:rPr>
        <w:t>Comment</w:t>
      </w:r>
      <w:r w:rsidR="009933E9" w:rsidRPr="00ED199C">
        <w:rPr>
          <w:b/>
        </w:rPr>
        <w:t>:</w:t>
      </w:r>
      <w:r w:rsidR="009933E9">
        <w:t xml:space="preserve"> </w:t>
      </w:r>
      <w:r w:rsidR="00A13462" w:rsidRPr="00836BED">
        <w:t>The driver presents the workload to the SUT.  The driver is a logical entity that can be implemented using one or more programs, processes, or systems.</w:t>
      </w:r>
      <w:bookmarkStart w:id="576" w:name="_Ref389555411"/>
      <w:r w:rsidR="00A13462" w:rsidRPr="00836BED">
        <w:t xml:space="preserve"> </w:t>
      </w:r>
      <w:bookmarkEnd w:id="576"/>
      <w:r w:rsidR="00A13462" w:rsidRPr="00836BED">
        <w:t xml:space="preserve">                                                                                                                                                                                                                                                                                                                                       </w:t>
      </w:r>
    </w:p>
    <w:p w14:paraId="50A9014F" w14:textId="3475631C" w:rsidR="00A13462" w:rsidRPr="00836BED" w:rsidRDefault="00A13462" w:rsidP="00A64E1B">
      <w:pPr>
        <w:pStyle w:val="Heading1"/>
      </w:pPr>
      <w:bookmarkStart w:id="577" w:name="_MON_1272090099"/>
      <w:bookmarkStart w:id="578" w:name="_Toc133623105"/>
      <w:bookmarkStart w:id="579" w:name="_Toc133623593"/>
      <w:bookmarkStart w:id="580" w:name="_Ref177293499"/>
      <w:bookmarkStart w:id="581" w:name="_Toc309297939"/>
      <w:bookmarkStart w:id="582" w:name="_Ref408854493"/>
      <w:bookmarkStart w:id="583" w:name="_Ref408992186"/>
      <w:bookmarkStart w:id="584" w:name="_Ref408994218"/>
      <w:bookmarkStart w:id="585" w:name="_Ref408994235"/>
      <w:bookmarkStart w:id="586" w:name="_Ref409010267"/>
      <w:bookmarkStart w:id="587" w:name="_Ref409010284"/>
      <w:bookmarkStart w:id="588" w:name="_Ref410653847"/>
      <w:bookmarkStart w:id="589" w:name="_Toc408228039"/>
      <w:bookmarkStart w:id="590" w:name="_Ref410751830"/>
      <w:bookmarkStart w:id="591" w:name="_Toc465938806"/>
      <w:bookmarkStart w:id="592" w:name="_Toc465939469"/>
      <w:bookmarkStart w:id="593" w:name="_Toc465940259"/>
      <w:bookmarkStart w:id="594" w:name="_Toc465940353"/>
      <w:bookmarkStart w:id="595" w:name="_Toc465940714"/>
      <w:bookmarkEnd w:id="577"/>
      <w:r w:rsidRPr="00836BED">
        <w:lastRenderedPageBreak/>
        <w:t>CLAUSE 4</w:t>
      </w:r>
      <w:r w:rsidR="000D65D1">
        <w:t>:</w:t>
      </w:r>
      <w:r w:rsidRPr="00836BED">
        <w:t xml:space="preserve"> SCALE FACTORS AND METRICS</w:t>
      </w:r>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p>
    <w:p w14:paraId="7EA4084A" w14:textId="77777777" w:rsidR="007A6F08" w:rsidRDefault="00A13462" w:rsidP="00FB0F2B">
      <w:pPr>
        <w:pStyle w:val="TPCParagraph"/>
        <w:ind w:left="0"/>
      </w:pPr>
      <w:r w:rsidRPr="00836BED">
        <w:t>This clause defines Scale Factor and Metrics.</w:t>
      </w:r>
    </w:p>
    <w:p w14:paraId="75DF01DB" w14:textId="2C10D4D7" w:rsidR="00CA7C19" w:rsidRDefault="00A13462" w:rsidP="00A64E1B">
      <w:pPr>
        <w:pStyle w:val="Heading2"/>
      </w:pPr>
      <w:bookmarkStart w:id="596" w:name="_Toc408228040"/>
      <w:bookmarkStart w:id="597" w:name="_Ref410653088"/>
      <w:bookmarkStart w:id="598" w:name="_Ref410653179"/>
      <w:bookmarkStart w:id="599" w:name="_Toc465938807"/>
      <w:bookmarkStart w:id="600" w:name="_Toc465939470"/>
      <w:bookmarkStart w:id="601" w:name="_Toc465940260"/>
      <w:bookmarkStart w:id="602" w:name="_Toc465940354"/>
      <w:bookmarkStart w:id="603" w:name="_Toc465940715"/>
      <w:r w:rsidRPr="00836BED">
        <w:rPr>
          <w:rFonts w:eastAsia="MS Mincho"/>
        </w:rPr>
        <w:t xml:space="preserve">4.1 </w:t>
      </w:r>
      <w:r w:rsidR="00F83A06" w:rsidRPr="00836BED">
        <w:t xml:space="preserve">Scale </w:t>
      </w:r>
      <w:bookmarkEnd w:id="596"/>
      <w:r w:rsidR="009933E9">
        <w:t>Factor</w:t>
      </w:r>
      <w:bookmarkEnd w:id="597"/>
      <w:bookmarkEnd w:id="598"/>
      <w:bookmarkEnd w:id="599"/>
      <w:bookmarkEnd w:id="600"/>
      <w:bookmarkEnd w:id="601"/>
      <w:bookmarkEnd w:id="602"/>
      <w:bookmarkEnd w:id="603"/>
      <w:r w:rsidR="009933E9" w:rsidRPr="00836BED">
        <w:t xml:space="preserve">  </w:t>
      </w:r>
    </w:p>
    <w:p w14:paraId="07571BE2" w14:textId="77777777" w:rsidR="00A13462" w:rsidRPr="00836BED" w:rsidRDefault="00A13462" w:rsidP="00ED199C">
      <w:r w:rsidRPr="00836BED">
        <w:t xml:space="preserve">The TPCx-HS follows a stepped size model. </w:t>
      </w:r>
      <w:r w:rsidRPr="00836BED">
        <w:rPr>
          <w:b/>
        </w:rPr>
        <w:t>Scale factor</w:t>
      </w:r>
      <w:r w:rsidRPr="00836BED">
        <w:t xml:space="preserve"> (</w:t>
      </w:r>
      <w:r w:rsidRPr="00836BED">
        <w:rPr>
          <w:b/>
        </w:rPr>
        <w:t>SF</w:t>
      </w:r>
      <w:r w:rsidRPr="00836BED">
        <w:t xml:space="preserve">) used for the test dataset must be chosen from the set of fixed </w:t>
      </w:r>
      <w:r w:rsidR="002551E4">
        <w:t>Scale Factor</w:t>
      </w:r>
      <w:r w:rsidRPr="00836BED">
        <w:t>s defined as follows:</w:t>
      </w:r>
    </w:p>
    <w:p w14:paraId="33D5612E" w14:textId="77777777" w:rsidR="00C76342" w:rsidRDefault="00A13462" w:rsidP="00C171EB">
      <w:r w:rsidRPr="00836BED">
        <w:t>1TB, 3TB, 10TB, 30TB, 100TB, 300TB, 1000TB, 3000TB, 10000TB</w:t>
      </w:r>
      <w:r w:rsidR="004B799E">
        <w:t xml:space="preserve">. </w:t>
      </w:r>
    </w:p>
    <w:p w14:paraId="1BFDDE68" w14:textId="77777777" w:rsidR="00A13462" w:rsidRDefault="00C76342">
      <w:r>
        <w:t>The c</w:t>
      </w:r>
      <w:r w:rsidR="004B799E">
        <w:t>orresponding number of records are</w:t>
      </w:r>
      <w:r w:rsidR="009933E9">
        <w:t xml:space="preserve"> as follows:</w:t>
      </w:r>
    </w:p>
    <w:p w14:paraId="7549F433" w14:textId="77777777" w:rsidR="00A13462" w:rsidRPr="00836BED" w:rsidRDefault="004B799E">
      <w:r>
        <w:t>10B, 30B, 100B, 300B, 1000B, 3000B, 10000B, 30000B, 100000B, where each record is 100</w:t>
      </w:r>
      <w:r w:rsidR="00E31696">
        <w:t xml:space="preserve"> </w:t>
      </w:r>
      <w:r w:rsidR="00BC00D8">
        <w:t>byte</w:t>
      </w:r>
      <w:r w:rsidR="00BA080A">
        <w:t>s</w:t>
      </w:r>
      <w:r w:rsidR="00BC00D8">
        <w:t xml:space="preserve"> </w:t>
      </w:r>
      <w:r>
        <w:t xml:space="preserve">generated </w:t>
      </w:r>
      <w:r w:rsidR="00B506EB">
        <w:t xml:space="preserve">by </w:t>
      </w:r>
      <w:r w:rsidR="00B506EB" w:rsidRPr="00836BED">
        <w:t>HSGen</w:t>
      </w:r>
      <w:r w:rsidR="00A13462" w:rsidRPr="00836BED">
        <w:t xml:space="preserve">. </w:t>
      </w:r>
    </w:p>
    <w:p w14:paraId="312A401D" w14:textId="77777777" w:rsidR="00A13462" w:rsidRPr="00836BED" w:rsidRDefault="00A13462">
      <w:r w:rsidRPr="00836BED">
        <w:rPr>
          <w:b/>
        </w:rPr>
        <w:t>Comment</w:t>
      </w:r>
      <w:r w:rsidRPr="00836BED">
        <w:t xml:space="preserve">: The TPC will continuously evaluate adding larger </w:t>
      </w:r>
      <w:r w:rsidR="002551E4">
        <w:t>Scale Factor</w:t>
      </w:r>
      <w:r w:rsidRPr="00836BED">
        <w:t xml:space="preserve">s and retiring smaller </w:t>
      </w:r>
      <w:r w:rsidR="002551E4">
        <w:t>Scale Factor</w:t>
      </w:r>
      <w:r w:rsidRPr="00836BED">
        <w:t xml:space="preserve">s based on industry trends. </w:t>
      </w:r>
    </w:p>
    <w:p w14:paraId="3CEA6E7A" w14:textId="42CD21F1" w:rsidR="00CA7C19" w:rsidRDefault="00E711C9" w:rsidP="00A64E1B">
      <w:pPr>
        <w:pStyle w:val="Heading2"/>
      </w:pPr>
      <w:bookmarkStart w:id="604" w:name="_Toc408228041"/>
      <w:bookmarkStart w:id="605" w:name="_Toc465938808"/>
      <w:bookmarkStart w:id="606" w:name="_Toc465939471"/>
      <w:bookmarkStart w:id="607" w:name="_Toc465940261"/>
      <w:bookmarkStart w:id="608" w:name="_Toc465940355"/>
      <w:bookmarkStart w:id="609" w:name="_Toc465940716"/>
      <w:r>
        <w:t xml:space="preserve">4.2 </w:t>
      </w:r>
      <w:r w:rsidR="00A13462" w:rsidRPr="00836BED">
        <w:t>Metrics</w:t>
      </w:r>
      <w:bookmarkEnd w:id="604"/>
      <w:bookmarkEnd w:id="605"/>
      <w:bookmarkEnd w:id="606"/>
      <w:bookmarkEnd w:id="607"/>
      <w:bookmarkEnd w:id="608"/>
      <w:bookmarkEnd w:id="609"/>
      <w:r w:rsidR="00A13462" w:rsidRPr="00836BED">
        <w:t xml:space="preserve"> </w:t>
      </w:r>
    </w:p>
    <w:p w14:paraId="089D2547" w14:textId="77777777" w:rsidR="00A13462" w:rsidRPr="00836BED" w:rsidRDefault="00933BCC" w:rsidP="002E27AB">
      <w:pPr>
        <w:pStyle w:val="Heading6"/>
        <w:numPr>
          <w:ilvl w:val="2"/>
          <w:numId w:val="24"/>
        </w:numPr>
      </w:pPr>
      <w:r w:rsidRPr="00836BED">
        <w:t xml:space="preserve"> </w:t>
      </w:r>
      <w:r w:rsidR="00A13462" w:rsidRPr="00836BED">
        <w:t>TPC</w:t>
      </w:r>
      <w:r w:rsidR="008B3B1B">
        <w:t>x</w:t>
      </w:r>
      <w:r w:rsidR="00A13462" w:rsidRPr="00836BED">
        <w:t xml:space="preserve">-HS defines </w:t>
      </w:r>
      <w:r w:rsidR="009933E9">
        <w:t xml:space="preserve">the </w:t>
      </w:r>
      <w:r w:rsidR="00B506EB">
        <w:t xml:space="preserve">following </w:t>
      </w:r>
      <w:r w:rsidR="00B506EB" w:rsidRPr="00836BED">
        <w:t>primary</w:t>
      </w:r>
      <w:r w:rsidR="00A13462" w:rsidRPr="00365EB2">
        <w:rPr>
          <w:b/>
        </w:rPr>
        <w:t xml:space="preserve"> metrics</w:t>
      </w:r>
      <w:r w:rsidR="00A13462" w:rsidRPr="00836BED">
        <w:t xml:space="preserve">: </w:t>
      </w:r>
    </w:p>
    <w:p w14:paraId="0FABB7F0" w14:textId="73BDE084" w:rsidR="00A13462" w:rsidRPr="00836BED" w:rsidRDefault="005F14C1" w:rsidP="002E27AB">
      <w:pPr>
        <w:pStyle w:val="TPCLabeledList"/>
        <w:numPr>
          <w:ilvl w:val="0"/>
          <w:numId w:val="22"/>
        </w:numPr>
      </w:pPr>
      <w:r w:rsidRPr="00836BED">
        <w:t>HSph@SF, the Performance Metric, reflecting the TPC</w:t>
      </w:r>
      <w:r>
        <w:t>x</w:t>
      </w:r>
      <w:r w:rsidRPr="00836BED">
        <w:t xml:space="preserve">-HS throughput; where </w:t>
      </w:r>
      <w:r w:rsidRPr="00836BED">
        <w:rPr>
          <w:b/>
        </w:rPr>
        <w:t>SF</w:t>
      </w:r>
      <w:r>
        <w:t xml:space="preserve"> is the Scale Factor (see Clause</w:t>
      </w:r>
      <w:r w:rsidRPr="00836BED">
        <w:t xml:space="preserve"> </w:t>
      </w:r>
      <w:r>
        <w:fldChar w:fldCharType="begin"/>
      </w:r>
      <w:r>
        <w:instrText xml:space="preserve"> REF _Ref410653088 \h </w:instrText>
      </w:r>
      <w:r>
        <w:fldChar w:fldCharType="separate"/>
      </w:r>
      <w:r w:rsidRPr="00836BED">
        <w:t xml:space="preserve">4.1 </w:t>
      </w:r>
      <w:r>
        <w:fldChar w:fldCharType="end"/>
      </w:r>
      <w:r w:rsidRPr="00836BED">
        <w:t>);</w:t>
      </w:r>
    </w:p>
    <w:p w14:paraId="49BC2CEE" w14:textId="565B1FD6" w:rsidR="00A13462" w:rsidRPr="00836BED" w:rsidRDefault="00A13462" w:rsidP="002E27AB">
      <w:pPr>
        <w:pStyle w:val="TPCLabeledList"/>
        <w:numPr>
          <w:ilvl w:val="0"/>
          <w:numId w:val="22"/>
        </w:numPr>
      </w:pPr>
      <w:r w:rsidRPr="00836BED">
        <w:t>$/HSph@</w:t>
      </w:r>
      <w:r w:rsidR="005F14C1" w:rsidRPr="00836BED">
        <w:t>SF,</w:t>
      </w:r>
      <w:r w:rsidRPr="00836BED">
        <w:t xml:space="preserve"> the Price-Performance metric;</w:t>
      </w:r>
    </w:p>
    <w:p w14:paraId="53148FE2" w14:textId="77777777" w:rsidR="00C36D76" w:rsidRDefault="00A13462" w:rsidP="002E27AB">
      <w:pPr>
        <w:pStyle w:val="TPCLabeledList"/>
        <w:numPr>
          <w:ilvl w:val="0"/>
          <w:numId w:val="22"/>
        </w:numPr>
      </w:pPr>
      <w:r w:rsidRPr="00836BED">
        <w:t xml:space="preserve">System availability date (see </w:t>
      </w:r>
      <w:r w:rsidR="00CD00FF">
        <w:fldChar w:fldCharType="begin"/>
      </w:r>
      <w:r w:rsidR="003B0FFB">
        <w:instrText xml:space="preserve"> REF Raj28912T \h </w:instrText>
      </w:r>
      <w:r w:rsidR="00CD00FF">
        <w:fldChar w:fldCharType="separate"/>
      </w:r>
      <w:r w:rsidR="003B0FFB" w:rsidRPr="00836BED">
        <w:t>CLAUSE 5</w:t>
      </w:r>
      <w:r w:rsidR="00CD00FF">
        <w:fldChar w:fldCharType="end"/>
      </w:r>
      <w:r w:rsidRPr="00836BED">
        <w:t>)</w:t>
      </w:r>
      <w:r w:rsidR="00C36D76">
        <w:t>;</w:t>
      </w:r>
    </w:p>
    <w:p w14:paraId="56E0C0BE" w14:textId="77777777" w:rsidR="00C36D76" w:rsidRPr="00836BED" w:rsidRDefault="00C36D76" w:rsidP="002E27AB">
      <w:pPr>
        <w:pStyle w:val="TPCLabeledList"/>
        <w:numPr>
          <w:ilvl w:val="0"/>
          <w:numId w:val="22"/>
        </w:numPr>
      </w:pPr>
      <w:r w:rsidRPr="00836BED">
        <w:t xml:space="preserve">When TPC-Energy option is chosen for </w:t>
      </w:r>
      <w:r w:rsidRPr="006D7A10">
        <w:t>reporting</w:t>
      </w:r>
      <w:r w:rsidRPr="00836BED">
        <w:t>, the TPC</w:t>
      </w:r>
      <w:r>
        <w:t>x</w:t>
      </w:r>
      <w:r w:rsidRPr="00836BED">
        <w:t>-HS energy metric reports the power per performance and is expressed as Watts/HSph@SF (see</w:t>
      </w:r>
      <w:r w:rsidR="00F2449D">
        <w:t xml:space="preserve"> </w:t>
      </w:r>
      <w:r w:rsidR="008B3B1B">
        <w:t>Clause</w:t>
      </w:r>
      <w:r w:rsidR="0057158F">
        <w:t xml:space="preserve"> </w:t>
      </w:r>
      <w:r w:rsidRPr="00836BED">
        <w:t xml:space="preserve"> </w:t>
      </w:r>
      <w:r w:rsidR="00CD00FF">
        <w:fldChar w:fldCharType="begin"/>
      </w:r>
      <w:r w:rsidR="00784037">
        <w:instrText xml:space="preserve"> REF _Ref410636050 \h </w:instrText>
      </w:r>
      <w:r w:rsidR="00CD00FF">
        <w:fldChar w:fldCharType="separate"/>
      </w:r>
      <w:r w:rsidR="00784037" w:rsidRPr="00836BED">
        <w:t xml:space="preserve">6.3 </w:t>
      </w:r>
      <w:r w:rsidR="00CD00FF">
        <w:fldChar w:fldCharType="end"/>
      </w:r>
      <w:r w:rsidR="0057158F">
        <w:t xml:space="preserve"> </w:t>
      </w:r>
      <w:r w:rsidRPr="00836BED">
        <w:t>for additional requirements).</w:t>
      </w:r>
    </w:p>
    <w:p w14:paraId="074F2B98" w14:textId="6E1F3B39" w:rsidR="00CA7C19" w:rsidRDefault="00A13462" w:rsidP="00A64E1B">
      <w:pPr>
        <w:pStyle w:val="Heading2"/>
      </w:pPr>
      <w:bookmarkStart w:id="610" w:name="_Ref105905047"/>
      <w:bookmarkStart w:id="611" w:name="_Toc408228042"/>
      <w:bookmarkStart w:id="612" w:name="_Toc465938809"/>
      <w:bookmarkStart w:id="613" w:name="_Toc465939472"/>
      <w:bookmarkStart w:id="614" w:name="_Toc465940262"/>
      <w:bookmarkStart w:id="615" w:name="_Toc465940356"/>
      <w:bookmarkStart w:id="616" w:name="_Toc465940717"/>
      <w:r>
        <w:t xml:space="preserve">4.3 </w:t>
      </w:r>
      <w:r w:rsidRPr="00836BED">
        <w:t>Performance Metric (HSph@SF)</w:t>
      </w:r>
      <w:bookmarkEnd w:id="610"/>
      <w:bookmarkEnd w:id="611"/>
      <w:bookmarkEnd w:id="612"/>
      <w:bookmarkEnd w:id="613"/>
      <w:bookmarkEnd w:id="614"/>
      <w:bookmarkEnd w:id="615"/>
      <w:bookmarkEnd w:id="616"/>
    </w:p>
    <w:p w14:paraId="03480F49" w14:textId="77777777" w:rsidR="00A13462" w:rsidRPr="00836BED" w:rsidRDefault="00A13462" w:rsidP="00B76A71">
      <w:r w:rsidRPr="00836BED">
        <w:t>The</w:t>
      </w:r>
      <w:r w:rsidR="00EC22B4">
        <w:t xml:space="preserve"> </w:t>
      </w:r>
      <w:r w:rsidRPr="00365EB2">
        <w:rPr>
          <w:b/>
        </w:rPr>
        <w:t>performance metric</w:t>
      </w:r>
      <w:r w:rsidRPr="00836BED">
        <w:t xml:space="preserve"> of the benchmark is HSph@SF, the effective sort throughput of the benchmarked configuration</w:t>
      </w:r>
      <w:r w:rsidR="00081B6C">
        <w:t>:</w:t>
      </w:r>
    </w:p>
    <w:p w14:paraId="7E7F054F" w14:textId="77777777" w:rsidR="006F7506" w:rsidRDefault="00107D86" w:rsidP="009C1552">
      <w:pPr>
        <w:pStyle w:val="TPCParagraph"/>
      </w:pPr>
      <w:r w:rsidRPr="00CA6CC9">
        <w:rPr>
          <w:noProof/>
        </w:rPr>
        <w:object w:dxaOrig="2260" w:dyaOrig="620" w14:anchorId="00C737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112pt;height:32pt;mso-width-percent:0;mso-height-percent:0;mso-width-percent:0;mso-height-percent:0" o:ole="">
            <v:imagedata r:id="rId46" o:title=""/>
          </v:shape>
          <o:OLEObject Type="Embed" ProgID="Equation.3" ShapeID="_x0000_i1027" DrawAspect="Content" ObjectID="_1581756052" r:id="rId47"/>
        </w:object>
      </w:r>
    </w:p>
    <w:p w14:paraId="69FBA4D4" w14:textId="77777777" w:rsidR="00A13462" w:rsidRPr="00836BED" w:rsidRDefault="00A13462" w:rsidP="009C1552">
      <w:pPr>
        <w:pStyle w:val="TPCParagraph"/>
      </w:pPr>
      <w:r w:rsidRPr="00836BED">
        <w:t>Where:</w:t>
      </w:r>
    </w:p>
    <w:p w14:paraId="75EF56F8" w14:textId="48357DE0" w:rsidR="004817D8" w:rsidRPr="00365EB2" w:rsidRDefault="00A13462" w:rsidP="009C1552">
      <w:pPr>
        <w:pStyle w:val="TPCBulletList"/>
      </w:pPr>
      <w:r w:rsidRPr="00F012FF">
        <w:t>S</w:t>
      </w:r>
      <w:r w:rsidR="00463EA9" w:rsidRPr="00F012FF">
        <w:t>F</w:t>
      </w:r>
      <w:r w:rsidRPr="00F012FF">
        <w:t xml:space="preserve"> </w:t>
      </w:r>
      <w:r w:rsidR="00081B6C">
        <w:t xml:space="preserve">is </w:t>
      </w:r>
      <w:r w:rsidR="005F14C1">
        <w:t xml:space="preserve">the </w:t>
      </w:r>
      <w:r w:rsidR="005F14C1" w:rsidRPr="00F012FF">
        <w:t>Scale</w:t>
      </w:r>
      <w:r w:rsidR="00463EA9" w:rsidRPr="00F012FF">
        <w:t xml:space="preserve"> Factor</w:t>
      </w:r>
      <w:r w:rsidR="004817D8">
        <w:t xml:space="preserve"> </w:t>
      </w:r>
      <w:r w:rsidR="000630B6">
        <w:t>(s</w:t>
      </w:r>
      <w:r w:rsidRPr="004817D8">
        <w:t>ee</w:t>
      </w:r>
      <w:r w:rsidR="000630B6">
        <w:t xml:space="preserve"> </w:t>
      </w:r>
      <w:r w:rsidR="008B3B1B">
        <w:t>Clause</w:t>
      </w:r>
      <w:r w:rsidRPr="004817D8">
        <w:t xml:space="preserve"> </w:t>
      </w:r>
      <w:r w:rsidR="00CD00FF">
        <w:fldChar w:fldCharType="begin"/>
      </w:r>
      <w:r w:rsidR="000630B6">
        <w:instrText xml:space="preserve"> REF _Ref410653179 \h </w:instrText>
      </w:r>
      <w:r w:rsidR="00CD00FF">
        <w:fldChar w:fldCharType="separate"/>
      </w:r>
      <w:r w:rsidR="000630B6" w:rsidRPr="00836BED">
        <w:t xml:space="preserve">4.1 </w:t>
      </w:r>
      <w:r w:rsidR="00CD00FF">
        <w:fldChar w:fldCharType="end"/>
      </w:r>
      <w:r w:rsidRPr="004817D8">
        <w:t>)</w:t>
      </w:r>
      <w:r w:rsidR="004817D8">
        <w:t>,</w:t>
      </w:r>
    </w:p>
    <w:p w14:paraId="79E84EE4" w14:textId="77777777" w:rsidR="00F50C86" w:rsidRDefault="004817D8" w:rsidP="008B3B1B">
      <w:pPr>
        <w:pStyle w:val="TPCBulletList"/>
      </w:pPr>
      <w:r w:rsidRPr="00F012FF">
        <w:rPr>
          <w:rFonts w:cs="Times New Roman"/>
        </w:rPr>
        <w:t>T</w:t>
      </w:r>
      <w:r w:rsidRPr="00F012FF">
        <w:rPr>
          <w:vertAlign w:val="subscript"/>
        </w:rPr>
        <w:t xml:space="preserve"> </w:t>
      </w:r>
      <w:r w:rsidR="00081B6C">
        <w:t>is the total elapsed time for the run in seconds</w:t>
      </w:r>
    </w:p>
    <w:p w14:paraId="6027891F" w14:textId="77777777" w:rsidR="007A6F08" w:rsidRDefault="00CD00FF" w:rsidP="00FB0F2B">
      <w:pPr>
        <w:pStyle w:val="TPCBulletList"/>
        <w:numPr>
          <w:ilvl w:val="0"/>
          <w:numId w:val="0"/>
        </w:numPr>
        <w:spacing w:before="240"/>
        <w:rPr>
          <w:rFonts w:cs="Times New Roman"/>
        </w:rPr>
      </w:pPr>
      <w:r w:rsidRPr="00FB0F2B">
        <w:rPr>
          <w:rFonts w:cs="Times New Roman"/>
          <w:b/>
        </w:rPr>
        <w:t>Comment</w:t>
      </w:r>
      <w:r w:rsidR="00F50C86">
        <w:rPr>
          <w:rFonts w:cs="Times New Roman"/>
        </w:rPr>
        <w:t xml:space="preserve">: </w:t>
      </w:r>
      <w:r w:rsidR="00F50C86">
        <w:t xml:space="preserve">The </w:t>
      </w:r>
      <w:r w:rsidR="00F50C86" w:rsidRPr="00F218F9">
        <w:rPr>
          <w:b/>
        </w:rPr>
        <w:t>performance run</w:t>
      </w:r>
      <w:r w:rsidR="00F50C86">
        <w:t xml:space="preserve"> is defined as the run with </w:t>
      </w:r>
      <w:r w:rsidR="00F50C86" w:rsidRPr="00B13A25">
        <w:t>the lower TPCx-HS Performance Metric</w:t>
      </w:r>
      <w:r w:rsidR="00F927A6">
        <w:t xml:space="preserve"> (s</w:t>
      </w:r>
      <w:r w:rsidR="00F50C86">
        <w:t>ee</w:t>
      </w:r>
      <w:r w:rsidR="00F927A6">
        <w:t xml:space="preserve"> </w:t>
      </w:r>
      <w:r w:rsidR="000D39D4">
        <w:t>Clause</w:t>
      </w:r>
      <w:r w:rsidR="00F50C86">
        <w:t xml:space="preserve"> </w:t>
      </w:r>
      <w:r>
        <w:fldChar w:fldCharType="begin"/>
      </w:r>
      <w:r w:rsidR="00F927A6">
        <w:instrText xml:space="preserve"> REF _Ref410653240 \h </w:instrText>
      </w:r>
      <w:r>
        <w:fldChar w:fldCharType="separate"/>
      </w:r>
      <w:r w:rsidR="00F927A6">
        <w:t xml:space="preserve">2.3 </w:t>
      </w:r>
      <w:r>
        <w:fldChar w:fldCharType="end"/>
      </w:r>
      <w:r w:rsidR="00F50C86">
        <w:t>).</w:t>
      </w:r>
    </w:p>
    <w:p w14:paraId="67C453AF" w14:textId="1D0302E9" w:rsidR="00CA7C19" w:rsidRDefault="00F83A06" w:rsidP="00A64E1B">
      <w:pPr>
        <w:pStyle w:val="Heading2"/>
      </w:pPr>
      <w:bookmarkStart w:id="617" w:name="_Ref105905288"/>
      <w:bookmarkStart w:id="618" w:name="_Toc408228043"/>
      <w:bookmarkStart w:id="619" w:name="_Toc465938810"/>
      <w:bookmarkStart w:id="620" w:name="_Toc465939473"/>
      <w:bookmarkStart w:id="621" w:name="_Toc465940263"/>
      <w:bookmarkStart w:id="622" w:name="_Toc465940357"/>
      <w:bookmarkStart w:id="623" w:name="_Toc465940718"/>
      <w:r>
        <w:t xml:space="preserve">4.4 </w:t>
      </w:r>
      <w:r w:rsidR="00A13462" w:rsidRPr="00836BED">
        <w:t>Price Performance Metric ($/HSph@SF)</w:t>
      </w:r>
      <w:bookmarkEnd w:id="617"/>
      <w:bookmarkEnd w:id="618"/>
      <w:bookmarkEnd w:id="619"/>
      <w:bookmarkEnd w:id="620"/>
      <w:bookmarkEnd w:id="621"/>
      <w:bookmarkEnd w:id="622"/>
      <w:bookmarkEnd w:id="623"/>
    </w:p>
    <w:p w14:paraId="71CB5037" w14:textId="77777777" w:rsidR="007A6F08" w:rsidRDefault="00A13462" w:rsidP="00FB0F2B">
      <w:pPr>
        <w:pStyle w:val="TPCH4"/>
        <w:numPr>
          <w:ilvl w:val="0"/>
          <w:numId w:val="0"/>
        </w:numPr>
      </w:pPr>
      <w:r w:rsidRPr="00836BED">
        <w:t>The price-performance metric for the benchmark is defined as:</w:t>
      </w:r>
    </w:p>
    <w:p w14:paraId="1FD1408C" w14:textId="77777777" w:rsidR="00A13462" w:rsidRPr="00836BED" w:rsidRDefault="00107D86" w:rsidP="0003160F">
      <w:pPr>
        <w:pStyle w:val="TPCParagraph"/>
      </w:pPr>
      <w:r w:rsidRPr="00836BED">
        <w:rPr>
          <w:noProof/>
        </w:rPr>
        <w:object w:dxaOrig="3180" w:dyaOrig="680" w14:anchorId="75BA9E0C">
          <v:shape id="_x0000_i1026" type="#_x0000_t75" alt="" style="width:161.55pt;height:34.5pt;mso-width-percent:0;mso-height-percent:0;mso-width-percent:0;mso-height-percent:0" o:ole="">
            <v:imagedata r:id="rId48" o:title=""/>
          </v:shape>
          <o:OLEObject Type="Embed" ProgID="Equation.3" ShapeID="_x0000_i1026" DrawAspect="Content" ObjectID="_1581756053" r:id="rId49"/>
        </w:object>
      </w:r>
    </w:p>
    <w:p w14:paraId="39A60A5C" w14:textId="77777777" w:rsidR="00A13462" w:rsidRPr="00836BED" w:rsidRDefault="00A13462" w:rsidP="00ED199C">
      <w:pPr>
        <w:pStyle w:val="TPCParagraph"/>
      </w:pPr>
      <w:r w:rsidRPr="00836BED">
        <w:t>Where:</w:t>
      </w:r>
    </w:p>
    <w:p w14:paraId="31E83A8C" w14:textId="77777777" w:rsidR="00F83A06" w:rsidRDefault="00A13462" w:rsidP="00C171EB">
      <w:pPr>
        <w:pStyle w:val="TPCParagraph"/>
      </w:pPr>
      <w:r w:rsidRPr="00836BED">
        <w:t xml:space="preserve">P is the total cost of ownership of the </w:t>
      </w:r>
      <w:r w:rsidR="00C034A1" w:rsidRPr="00836BED">
        <w:t>SUT.</w:t>
      </w:r>
    </w:p>
    <w:p w14:paraId="351ADF82" w14:textId="77777777" w:rsidR="00A13462" w:rsidRPr="00836BED" w:rsidRDefault="00A13462">
      <w:pPr>
        <w:pStyle w:val="Heading6"/>
        <w:numPr>
          <w:ilvl w:val="0"/>
          <w:numId w:val="0"/>
        </w:numPr>
      </w:pPr>
      <w:r w:rsidRPr="00836BED">
        <w:t xml:space="preserve">If a benchmark configuration is priced in a currency other than US dollars, the units of the price-performance metrics </w:t>
      </w:r>
      <w:r w:rsidR="000D39D4">
        <w:t>must</w:t>
      </w:r>
      <w:r w:rsidR="000D39D4" w:rsidRPr="00836BED">
        <w:t xml:space="preserve"> </w:t>
      </w:r>
      <w:r w:rsidRPr="00836BED">
        <w:t>be adjusted to employ the appropriate currency.</w:t>
      </w:r>
    </w:p>
    <w:p w14:paraId="62FD3F1D" w14:textId="77777777" w:rsidR="00CA7C19" w:rsidRDefault="00F83A06" w:rsidP="00A64E1B">
      <w:pPr>
        <w:pStyle w:val="Heading2"/>
      </w:pPr>
      <w:bookmarkStart w:id="624" w:name="_Toc408228044"/>
      <w:bookmarkStart w:id="625" w:name="_Toc465938811"/>
      <w:bookmarkStart w:id="626" w:name="_Toc465939474"/>
      <w:bookmarkStart w:id="627" w:name="_Toc465940264"/>
      <w:bookmarkStart w:id="628" w:name="_Toc465940358"/>
      <w:bookmarkStart w:id="629" w:name="_Toc465940719"/>
      <w:bookmarkStart w:id="630" w:name="_Ref121735089"/>
      <w:r>
        <w:t xml:space="preserve">4.5 </w:t>
      </w:r>
      <w:r w:rsidR="00A13462" w:rsidRPr="00836BED">
        <w:t>System Availability Date</w:t>
      </w:r>
      <w:bookmarkEnd w:id="624"/>
      <w:bookmarkEnd w:id="625"/>
      <w:bookmarkEnd w:id="626"/>
      <w:bookmarkEnd w:id="627"/>
      <w:bookmarkEnd w:id="628"/>
      <w:bookmarkEnd w:id="629"/>
    </w:p>
    <w:p w14:paraId="286B20EA" w14:textId="77777777" w:rsidR="00A13462" w:rsidRPr="00836BED" w:rsidRDefault="00A13462" w:rsidP="009C1552">
      <w:r w:rsidRPr="00836BED">
        <w:t xml:space="preserve">The System Availability Date is defined in the TPC Pricing Specification. </w:t>
      </w:r>
    </w:p>
    <w:p w14:paraId="30DA81A2" w14:textId="0F304C2C" w:rsidR="00CA7C19" w:rsidRDefault="0022676E" w:rsidP="00A64E1B">
      <w:pPr>
        <w:pStyle w:val="Heading2"/>
      </w:pPr>
      <w:bookmarkStart w:id="631" w:name="_Toc408228045"/>
      <w:bookmarkStart w:id="632" w:name="_Toc465938812"/>
      <w:bookmarkStart w:id="633" w:name="_Toc465939475"/>
      <w:bookmarkStart w:id="634" w:name="_Toc465940265"/>
      <w:bookmarkStart w:id="635" w:name="_Toc465940359"/>
      <w:bookmarkStart w:id="636" w:name="_Toc465940720"/>
      <w:bookmarkEnd w:id="630"/>
      <w:r>
        <w:t xml:space="preserve">4.6 </w:t>
      </w:r>
      <w:r w:rsidR="00A13462" w:rsidRPr="00836BED">
        <w:t>Metric Comparison</w:t>
      </w:r>
      <w:bookmarkEnd w:id="631"/>
      <w:bookmarkEnd w:id="632"/>
      <w:bookmarkEnd w:id="633"/>
      <w:bookmarkEnd w:id="634"/>
      <w:bookmarkEnd w:id="635"/>
      <w:bookmarkEnd w:id="636"/>
      <w:r w:rsidR="00F83A06">
        <w:tab/>
      </w:r>
    </w:p>
    <w:p w14:paraId="49ABE869" w14:textId="77777777" w:rsidR="00BC4048" w:rsidRDefault="00A13462" w:rsidP="00ED199C">
      <w:pPr>
        <w:pStyle w:val="Heading6"/>
        <w:numPr>
          <w:ilvl w:val="0"/>
          <w:numId w:val="0"/>
        </w:numPr>
      </w:pPr>
      <w:r w:rsidRPr="00836BED">
        <w:t xml:space="preserve">A TPCx-HS Result is only comparable with other TPCx-HS Results of the same </w:t>
      </w:r>
      <w:r w:rsidRPr="00836BED">
        <w:rPr>
          <w:b/>
        </w:rPr>
        <w:t>Scale Factor</w:t>
      </w:r>
      <w:r w:rsidR="002820E1">
        <w:t xml:space="preserve"> (s</w:t>
      </w:r>
      <w:r w:rsidRPr="00836BED">
        <w:t xml:space="preserve">ee </w:t>
      </w:r>
      <w:r w:rsidR="00CD00FF">
        <w:fldChar w:fldCharType="begin"/>
      </w:r>
      <w:r w:rsidR="009933E9">
        <w:instrText xml:space="preserve"> REF _Ref408992186 \h </w:instrText>
      </w:r>
      <w:r w:rsidR="00CD00FF">
        <w:fldChar w:fldCharType="separate"/>
      </w:r>
      <w:r w:rsidR="00ED199C" w:rsidRPr="00836BED">
        <w:t>CLAUSE 4</w:t>
      </w:r>
      <w:r w:rsidR="00CD00FF">
        <w:fldChar w:fldCharType="end"/>
      </w:r>
      <w:r w:rsidRPr="00836BED">
        <w:t>).</w:t>
      </w:r>
      <w:r w:rsidR="00F83A06">
        <w:t xml:space="preserve"> </w:t>
      </w:r>
    </w:p>
    <w:p w14:paraId="62FFE5B3" w14:textId="77777777" w:rsidR="00A13462" w:rsidRPr="00836BED" w:rsidRDefault="00A13462" w:rsidP="00C171EB">
      <w:pPr>
        <w:pStyle w:val="Body"/>
        <w:numPr>
          <w:ilvl w:val="0"/>
          <w:numId w:val="56"/>
        </w:numPr>
      </w:pPr>
      <w:r w:rsidRPr="00836BED">
        <w:t xml:space="preserve">Results at the different </w:t>
      </w:r>
      <w:r w:rsidR="002551E4">
        <w:t>S</w:t>
      </w:r>
      <w:r w:rsidRPr="00836BED">
        <w:t xml:space="preserve">cale </w:t>
      </w:r>
      <w:r w:rsidR="002551E4">
        <w:t>F</w:t>
      </w:r>
      <w:r w:rsidRPr="00836BED">
        <w:t>actors are not comparable, due to the substantially different computational challenges found at different data volumes. Similarly, the system price/performance may not scale down linearly with a decrease in dataset size due to configuration changes required by changes in dataset size.</w:t>
      </w:r>
    </w:p>
    <w:p w14:paraId="0E1BF0E7" w14:textId="77777777" w:rsidR="00933BCC" w:rsidRDefault="00A13462">
      <w:pPr>
        <w:pStyle w:val="Body"/>
        <w:numPr>
          <w:ilvl w:val="0"/>
          <w:numId w:val="56"/>
        </w:numPr>
      </w:pPr>
      <w:r w:rsidRPr="00836BED">
        <w:t xml:space="preserve">If results measured against different </w:t>
      </w:r>
      <w:r w:rsidR="002551E4">
        <w:t xml:space="preserve">Scale Factors </w:t>
      </w:r>
      <w:r w:rsidRPr="00836BED">
        <w:t xml:space="preserve">appear in a printed or electronic communication, then each reference to a result or metric must clearly indicate the </w:t>
      </w:r>
      <w:r w:rsidR="002551E4">
        <w:t xml:space="preserve">Scale Factors </w:t>
      </w:r>
      <w:r w:rsidRPr="00836BED">
        <w:t xml:space="preserve">against which it was obtained. In particular, all textual references to TPCx-HS metrics (performance or price/performance) appearing must be expressed in the form that includes the </w:t>
      </w:r>
      <w:r w:rsidR="002551E4">
        <w:t xml:space="preserve">Scale Factor </w:t>
      </w:r>
      <w:r w:rsidRPr="00836BED">
        <w:t xml:space="preserve">as an integral part of the metric’s name; i.e. including the “@SF” suffix. This applies to metrics quoted in text or tables as well as those used to annotate charts or graphs. If metrics are presented in graphical form, then the </w:t>
      </w:r>
      <w:r w:rsidR="002551E4">
        <w:t xml:space="preserve">Scale Factor </w:t>
      </w:r>
      <w:r w:rsidRPr="00836BED">
        <w:t>on which metric is based must be immediately discernible either by appropriate axis labeling or data point labeling.</w:t>
      </w:r>
    </w:p>
    <w:p w14:paraId="60F57E78" w14:textId="77777777" w:rsidR="00A13462" w:rsidRPr="00250C3C" w:rsidRDefault="00A13462">
      <w:pPr>
        <w:pStyle w:val="Body"/>
        <w:numPr>
          <w:ilvl w:val="0"/>
          <w:numId w:val="56"/>
        </w:numPr>
      </w:pPr>
      <w:r w:rsidRPr="005C6910">
        <w:t>In addition, the results must be accompanied by a disclaimer stating:</w:t>
      </w:r>
      <w:r w:rsidR="00933BCC" w:rsidRPr="005C6910">
        <w:t xml:space="preserve"> </w:t>
      </w:r>
      <w:r w:rsidRPr="005C6910">
        <w:t xml:space="preserve">"The TPC believes that comparisons of TPCx-HS results measured against different </w:t>
      </w:r>
      <w:r w:rsidR="002551E4" w:rsidRPr="00A46612">
        <w:t xml:space="preserve">Scale Factors </w:t>
      </w:r>
      <w:r w:rsidRPr="00250C3C">
        <w:t>are misleading and discourages such comparisons".</w:t>
      </w:r>
    </w:p>
    <w:p w14:paraId="4501B668" w14:textId="20AFC0C3" w:rsidR="00CA7C19" w:rsidRDefault="00933BCC" w:rsidP="00A64E1B">
      <w:pPr>
        <w:pStyle w:val="Heading2"/>
      </w:pPr>
      <w:bookmarkStart w:id="637" w:name="_Ref389029573"/>
      <w:bookmarkStart w:id="638" w:name="_Toc408228046"/>
      <w:bookmarkStart w:id="639" w:name="_Toc465938813"/>
      <w:bookmarkStart w:id="640" w:name="_Toc465939476"/>
      <w:bookmarkStart w:id="641" w:name="_Toc465940266"/>
      <w:bookmarkStart w:id="642" w:name="_Toc465940360"/>
      <w:bookmarkStart w:id="643" w:name="_Toc465940721"/>
      <w:r>
        <w:t xml:space="preserve">4.7 </w:t>
      </w:r>
      <w:r w:rsidR="00A13462" w:rsidRPr="00836BED">
        <w:t>Required Reporting Components</w:t>
      </w:r>
      <w:bookmarkEnd w:id="637"/>
      <w:bookmarkEnd w:id="638"/>
      <w:bookmarkEnd w:id="639"/>
      <w:bookmarkEnd w:id="640"/>
      <w:bookmarkEnd w:id="641"/>
      <w:bookmarkEnd w:id="642"/>
      <w:bookmarkEnd w:id="643"/>
    </w:p>
    <w:p w14:paraId="6DBF9470" w14:textId="77777777" w:rsidR="00CE3396" w:rsidRDefault="00A13462" w:rsidP="00B76A71">
      <w:r w:rsidRPr="00836BED">
        <w:t>To be compliant with the TPCx-HS standard</w:t>
      </w:r>
      <w:r w:rsidR="00CE3396">
        <w:t xml:space="preserve"> and TPC Polices, the URL to the benchmark result and Availability Date of the complete configuration must be included for all public references (See </w:t>
      </w:r>
      <w:r w:rsidR="00CD00FF">
        <w:fldChar w:fldCharType="begin"/>
      </w:r>
      <w:r w:rsidR="008164F2">
        <w:instrText xml:space="preserve"> REF _Ref409011186 \h </w:instrText>
      </w:r>
      <w:r w:rsidR="00CD00FF">
        <w:fldChar w:fldCharType="separate"/>
      </w:r>
      <w:r w:rsidR="008164F2" w:rsidRPr="00836BED">
        <w:t>CLAUSE 8</w:t>
      </w:r>
      <w:r w:rsidR="00CD00FF">
        <w:fldChar w:fldCharType="end"/>
      </w:r>
      <w:r w:rsidR="00CE3396">
        <w:t>).</w:t>
      </w:r>
    </w:p>
    <w:p w14:paraId="69AE72AA" w14:textId="77777777" w:rsidR="00933BCC" w:rsidRDefault="00933BCC" w:rsidP="00ED199C">
      <w:r>
        <w:br w:type="page"/>
      </w:r>
    </w:p>
    <w:p w14:paraId="6471C5D6" w14:textId="7A0AEDA4" w:rsidR="005C6060" w:rsidRPr="00836BED" w:rsidRDefault="005C6060" w:rsidP="00A64E1B">
      <w:pPr>
        <w:pStyle w:val="Heading1"/>
      </w:pPr>
      <w:bookmarkStart w:id="644" w:name="Raj28912T"/>
      <w:bookmarkStart w:id="645" w:name="_Toc149484563"/>
      <w:bookmarkStart w:id="646" w:name="_Toc408228047"/>
      <w:bookmarkStart w:id="647" w:name="_Toc465938814"/>
      <w:bookmarkStart w:id="648" w:name="_Toc465939477"/>
      <w:bookmarkStart w:id="649" w:name="_Toc465940267"/>
      <w:bookmarkStart w:id="650" w:name="_Toc465940361"/>
      <w:bookmarkStart w:id="651" w:name="_Toc465940722"/>
      <w:r w:rsidRPr="00836BED">
        <w:lastRenderedPageBreak/>
        <w:t>CLAUSE 5: PRICING</w:t>
      </w:r>
      <w:bookmarkEnd w:id="644"/>
      <w:bookmarkEnd w:id="645"/>
      <w:bookmarkEnd w:id="646"/>
      <w:bookmarkEnd w:id="647"/>
      <w:bookmarkEnd w:id="648"/>
      <w:bookmarkEnd w:id="649"/>
      <w:bookmarkEnd w:id="650"/>
      <w:bookmarkEnd w:id="651"/>
    </w:p>
    <w:p w14:paraId="7BBF9A06" w14:textId="472AD8DC" w:rsidR="005C6060" w:rsidRDefault="005C6060" w:rsidP="00ED199C">
      <w:r w:rsidRPr="00836BED">
        <w:t xml:space="preserve">This section defines the components, functional requirements of what is priced, and what substitutions are allowed. Rules for pricing the </w:t>
      </w:r>
      <w:r w:rsidR="00AF2752">
        <w:rPr>
          <w:b/>
          <w:bCs/>
        </w:rPr>
        <w:t>Priced Configuration</w:t>
      </w:r>
      <w:r w:rsidRPr="00836BED">
        <w:rPr>
          <w:b/>
          <w:bCs/>
        </w:rPr>
        <w:t xml:space="preserve"> </w:t>
      </w:r>
      <w:r w:rsidRPr="00836BED">
        <w:t>and associated software and maintenance are included in the TPC Pricing Specification located</w:t>
      </w:r>
      <w:r w:rsidR="005B0B39">
        <w:t xml:space="preserve"> at</w:t>
      </w:r>
      <w:r w:rsidRPr="00836BED">
        <w:t xml:space="preserve"> </w:t>
      </w:r>
      <w:hyperlink r:id="rId50" w:history="1">
        <w:r w:rsidR="005B0B39" w:rsidRPr="005B0B39">
          <w:rPr>
            <w:rStyle w:val="Hyperlink"/>
            <w:rFonts w:ascii="Palatino Linotype" w:hAnsi="Palatino Linotype" w:cs="Palatino"/>
          </w:rPr>
          <w:t>www.</w:t>
        </w:r>
        <w:r w:rsidR="00655F11">
          <w:rPr>
            <w:rStyle w:val="Hyperlink"/>
            <w:rFonts w:ascii="Palatino Linotype" w:hAnsi="Palatino Linotype" w:cs="Palatino"/>
          </w:rPr>
          <w:t>tpc.org</w:t>
        </w:r>
      </w:hyperlink>
      <w:r w:rsidRPr="00836BED">
        <w:t>.</w:t>
      </w:r>
    </w:p>
    <w:p w14:paraId="0A15904C" w14:textId="68F63BC6" w:rsidR="00FF1358" w:rsidRDefault="00672FC0" w:rsidP="00B34E85">
      <w:pPr>
        <w:pStyle w:val="Heading2"/>
      </w:pPr>
      <w:bookmarkStart w:id="652" w:name="_Toc465938815"/>
      <w:bookmarkStart w:id="653" w:name="_Toc465939478"/>
      <w:bookmarkStart w:id="654" w:name="_Toc465940268"/>
      <w:bookmarkStart w:id="655" w:name="_Toc465940362"/>
      <w:bookmarkStart w:id="656" w:name="_Toc465940723"/>
      <w:r>
        <w:t>5.1 Pric</w:t>
      </w:r>
      <w:r w:rsidR="00FF1358">
        <w:t xml:space="preserve">ing </w:t>
      </w:r>
      <w:r w:rsidR="002C3B35">
        <w:t>Methodology and Model</w:t>
      </w:r>
      <w:bookmarkEnd w:id="652"/>
      <w:bookmarkEnd w:id="653"/>
      <w:bookmarkEnd w:id="654"/>
      <w:bookmarkEnd w:id="655"/>
      <w:bookmarkEnd w:id="656"/>
    </w:p>
    <w:p w14:paraId="495F6929" w14:textId="26E91AA6" w:rsidR="0051293C" w:rsidRPr="00B34E85" w:rsidRDefault="0051293C" w:rsidP="00B34E85">
      <w:pPr>
        <w:pStyle w:val="ListBullet2"/>
      </w:pPr>
      <w:r w:rsidRPr="00B34E85">
        <w:rPr>
          <w:rFonts w:ascii="Palatino Linotype" w:hAnsi="Palatino Linotype"/>
        </w:rPr>
        <w:t xml:space="preserve">The </w:t>
      </w:r>
      <w:r w:rsidRPr="00B34E85">
        <w:rPr>
          <w:rFonts w:ascii="Palatino Linotype" w:hAnsi="Palatino Linotype"/>
          <w:b/>
        </w:rPr>
        <w:t>Default 3-Year Pricing Methodology</w:t>
      </w:r>
      <w:r w:rsidRPr="00B34E85">
        <w:rPr>
          <w:rFonts w:ascii="Palatino Linotype" w:hAnsi="Palatino Linotype"/>
        </w:rPr>
        <w:t xml:space="preserve"> (as defined in the TPC Pricing Specification) must be used to calculate the price and the price/performance result</w:t>
      </w:r>
      <w:r w:rsidRPr="00B34E85">
        <w:rPr>
          <w:rFonts w:ascii="Palatino Linotype" w:hAnsi="Palatino Linotype"/>
          <w:b/>
        </w:rPr>
        <w:t xml:space="preserve"> </w:t>
      </w:r>
      <w:r w:rsidRPr="00B34E85">
        <w:rPr>
          <w:rFonts w:ascii="Palatino Linotype" w:hAnsi="Palatino Linotype"/>
        </w:rPr>
        <w:t>of the TPCx-HS benchmark.</w:t>
      </w:r>
    </w:p>
    <w:p w14:paraId="7F8E37E1" w14:textId="77777777" w:rsidR="0051293C" w:rsidRPr="00B34E85" w:rsidRDefault="0051293C">
      <w:pPr>
        <w:pStyle w:val="ListBullet2"/>
        <w:rPr>
          <w:rFonts w:ascii="Palatino Linotype" w:hAnsi="Palatino Linotype"/>
        </w:rPr>
      </w:pPr>
      <w:r w:rsidRPr="00B34E85">
        <w:rPr>
          <w:rFonts w:ascii="Palatino Linotype" w:hAnsi="Palatino Linotype"/>
        </w:rPr>
        <w:t xml:space="preserve">The </w:t>
      </w:r>
      <w:r w:rsidRPr="00B34E85">
        <w:rPr>
          <w:rFonts w:ascii="Palatino Linotype" w:hAnsi="Palatino Linotype"/>
          <w:b/>
        </w:rPr>
        <w:t>Pricing Model 1 – Default Pricing Model</w:t>
      </w:r>
      <w:r w:rsidRPr="00B34E85">
        <w:rPr>
          <w:rFonts w:ascii="Palatino Linotype" w:hAnsi="Palatino Linotype"/>
        </w:rPr>
        <w:t xml:space="preserve"> (as defined in the TPC Pricing Specification) is the only pricing model allowed in a TPCx-HS result. </w:t>
      </w:r>
    </w:p>
    <w:p w14:paraId="0084DEFB" w14:textId="2B97AED9" w:rsidR="00CA7C19" w:rsidRDefault="005C6060" w:rsidP="00A64E1B">
      <w:pPr>
        <w:pStyle w:val="Heading2"/>
      </w:pPr>
      <w:bookmarkStart w:id="657" w:name="Raj_Ref389042626"/>
      <w:bookmarkStart w:id="658" w:name="Raj_Ref389042626T"/>
      <w:bookmarkStart w:id="659" w:name="_Toc149484564"/>
      <w:bookmarkStart w:id="660" w:name="_Ref409011362"/>
      <w:bookmarkStart w:id="661" w:name="_Toc408228048"/>
      <w:bookmarkStart w:id="662" w:name="_Toc465938816"/>
      <w:bookmarkStart w:id="663" w:name="_Toc465939479"/>
      <w:bookmarkStart w:id="664" w:name="_Toc465940269"/>
      <w:bookmarkStart w:id="665" w:name="_Toc465940363"/>
      <w:bookmarkStart w:id="666" w:name="_Toc465940724"/>
      <w:bookmarkEnd w:id="657"/>
      <w:r w:rsidRPr="00836BED">
        <w:t>5.</w:t>
      </w:r>
      <w:r w:rsidR="008807F6">
        <w:t>2</w:t>
      </w:r>
      <w:r w:rsidRPr="00836BED">
        <w:t xml:space="preserve"> Priced </w:t>
      </w:r>
      <w:bookmarkEnd w:id="658"/>
      <w:bookmarkEnd w:id="659"/>
      <w:r w:rsidRPr="00836BED">
        <w:t>System</w:t>
      </w:r>
      <w:bookmarkEnd w:id="660"/>
      <w:bookmarkEnd w:id="661"/>
      <w:bookmarkEnd w:id="662"/>
      <w:bookmarkEnd w:id="663"/>
      <w:bookmarkEnd w:id="664"/>
      <w:bookmarkEnd w:id="665"/>
      <w:bookmarkEnd w:id="666"/>
    </w:p>
    <w:p w14:paraId="046AEDF9" w14:textId="77777777" w:rsidR="005C6060" w:rsidRPr="00836BED" w:rsidRDefault="005C6060" w:rsidP="00ED199C">
      <w:r w:rsidRPr="00836BED">
        <w:t>The system to be priced shall include the hardware and software components present in the System Under Test (SUT</w:t>
      </w:r>
      <w:bookmarkStart w:id="667" w:name="Xaj998208"/>
      <w:bookmarkEnd w:id="667"/>
      <w:r w:rsidR="00CD00FF" w:rsidRPr="00836BED">
        <w:fldChar w:fldCharType="begin"/>
      </w:r>
      <w:r w:rsidRPr="00836BED">
        <w:instrText>xe "SUT"</w:instrText>
      </w:r>
      <w:r w:rsidR="00CD00FF" w:rsidRPr="00836BED">
        <w:fldChar w:fldCharType="end"/>
      </w:r>
      <w:r w:rsidRPr="00836BED">
        <w:t>), a communication interface that can support user interface devices, additional operational components con</w:t>
      </w:r>
      <w:r w:rsidRPr="00836BED">
        <w:softHyphen/>
        <w:t>figured on the test system, and maintenance on all of the above</w:t>
      </w:r>
    </w:p>
    <w:p w14:paraId="15381213" w14:textId="0EB8C608" w:rsidR="005C6060" w:rsidRPr="00836BED" w:rsidRDefault="005C6060" w:rsidP="00C171EB">
      <w:pPr>
        <w:pStyle w:val="Heading6"/>
        <w:numPr>
          <w:ilvl w:val="0"/>
          <w:numId w:val="0"/>
        </w:numPr>
      </w:pPr>
      <w:r w:rsidRPr="00836BED">
        <w:t xml:space="preserve">Calculation of the </w:t>
      </w:r>
      <w:r w:rsidR="00AF2752">
        <w:t>priced configuration</w:t>
      </w:r>
      <w:r w:rsidRPr="00836BED">
        <w:t xml:space="preserve"> consists of: </w:t>
      </w:r>
    </w:p>
    <w:p w14:paraId="231A0CBF" w14:textId="77777777" w:rsidR="005C6060" w:rsidRPr="00CE3396" w:rsidRDefault="005C6060">
      <w:pPr>
        <w:pStyle w:val="ListParagraph"/>
        <w:numPr>
          <w:ilvl w:val="0"/>
          <w:numId w:val="25"/>
        </w:numPr>
      </w:pPr>
      <w:r w:rsidRPr="005C6910">
        <w:t>Price of the SUT</w:t>
      </w:r>
      <w:bookmarkStart w:id="668" w:name="Xaj998211"/>
      <w:bookmarkEnd w:id="668"/>
      <w:r w:rsidR="00CD00FF" w:rsidRPr="00250C3C">
        <w:fldChar w:fldCharType="begin"/>
      </w:r>
      <w:r w:rsidRPr="00A46612">
        <w:instrText>xe "SUT"</w:instrText>
      </w:r>
      <w:r w:rsidR="00CD00FF" w:rsidRPr="00250C3C">
        <w:fldChar w:fldCharType="end"/>
      </w:r>
      <w:r w:rsidRPr="00250C3C">
        <w:t xml:space="preserve"> as tested and defined in</w:t>
      </w:r>
      <w:r w:rsidR="00F012FF" w:rsidRPr="00CE3396">
        <w:t xml:space="preserve"> </w:t>
      </w:r>
      <w:r w:rsidR="00CD00FF">
        <w:fldChar w:fldCharType="begin"/>
      </w:r>
      <w:r w:rsidR="005B0B39">
        <w:instrText xml:space="preserve"> REF _Ref389556018 \h </w:instrText>
      </w:r>
      <w:r w:rsidR="00CD00FF">
        <w:fldChar w:fldCharType="separate"/>
      </w:r>
      <w:r w:rsidR="00ED199C" w:rsidRPr="00836BED">
        <w:t>CLAUSE 3</w:t>
      </w:r>
      <w:r w:rsidR="00CD00FF">
        <w:fldChar w:fldCharType="end"/>
      </w:r>
    </w:p>
    <w:p w14:paraId="3967CB8B" w14:textId="6191E816" w:rsidR="005C6060" w:rsidRPr="00365EB2" w:rsidRDefault="005C6060">
      <w:pPr>
        <w:pStyle w:val="ListParagraph"/>
        <w:numPr>
          <w:ilvl w:val="0"/>
          <w:numId w:val="25"/>
        </w:numPr>
      </w:pPr>
      <w:r w:rsidRPr="00365EB2">
        <w:t>Price of a communication interface capable of supporting the required number of user interface devices defined in</w:t>
      </w:r>
      <w:r w:rsidR="00032CAE">
        <w:t xml:space="preserve"> </w:t>
      </w:r>
      <w:r w:rsidR="00F012FF" w:rsidRPr="00365EB2">
        <w:t>Clause</w:t>
      </w:r>
      <w:r w:rsidRPr="00365EB2">
        <w:t xml:space="preserve"> </w:t>
      </w:r>
      <w:r w:rsidR="004875AE">
        <w:t>5.3</w:t>
      </w:r>
    </w:p>
    <w:p w14:paraId="5DF85C7A" w14:textId="77777777" w:rsidR="005C6060" w:rsidRPr="00836BED" w:rsidRDefault="005C6060">
      <w:pPr>
        <w:pStyle w:val="ListParagraph"/>
        <w:numPr>
          <w:ilvl w:val="0"/>
          <w:numId w:val="25"/>
        </w:numPr>
      </w:pPr>
      <w:r w:rsidRPr="00365EB2">
        <w:rPr>
          <w:rFonts w:ascii="Times New Roman" w:hAnsi="Times New Roman"/>
        </w:rPr>
        <w:t>Price of additional products (software</w:t>
      </w:r>
      <w:r w:rsidRPr="00836BED">
        <w:t xml:space="preserve"> or hardware) required for customary operation, administration and maintenance of the SUT</w:t>
      </w:r>
      <w:bookmarkStart w:id="669" w:name="Xaj998226"/>
      <w:bookmarkEnd w:id="669"/>
      <w:r w:rsidR="00CD00FF" w:rsidRPr="00836BED">
        <w:fldChar w:fldCharType="begin"/>
      </w:r>
      <w:r w:rsidRPr="00836BED">
        <w:instrText>xe "SUT"</w:instrText>
      </w:r>
      <w:r w:rsidR="00CD00FF" w:rsidRPr="00836BED">
        <w:fldChar w:fldCharType="end"/>
      </w:r>
      <w:r w:rsidRPr="00836BED">
        <w:t xml:space="preserve"> for a period of 3 years</w:t>
      </w:r>
    </w:p>
    <w:p w14:paraId="1C008B04" w14:textId="77777777" w:rsidR="005C6060" w:rsidRPr="00836BED" w:rsidRDefault="005C6060">
      <w:pPr>
        <w:pStyle w:val="ListParagraph"/>
        <w:numPr>
          <w:ilvl w:val="0"/>
          <w:numId w:val="25"/>
        </w:numPr>
      </w:pPr>
      <w:r w:rsidRPr="00836BED">
        <w:t>Price of all products required to create, execute, administer, and maintain the executable</w:t>
      </w:r>
      <w:r w:rsidR="001F4FFB">
        <w:t>s</w:t>
      </w:r>
      <w:r w:rsidRPr="00836BED">
        <w:t xml:space="preserve"> or neces</w:t>
      </w:r>
      <w:r w:rsidRPr="00836BED">
        <w:softHyphen/>
        <w:t>sary to create and populate the test environment.</w:t>
      </w:r>
    </w:p>
    <w:p w14:paraId="5BE1D1FF" w14:textId="35818343" w:rsidR="005C6060" w:rsidRPr="00836BED" w:rsidRDefault="005C6060">
      <w:pPr>
        <w:pStyle w:val="Heading6"/>
        <w:numPr>
          <w:ilvl w:val="0"/>
          <w:numId w:val="0"/>
        </w:numPr>
      </w:pPr>
      <w:r w:rsidRPr="00836BED">
        <w:t xml:space="preserve">Specifically excluded from the </w:t>
      </w:r>
      <w:r w:rsidR="00AF2752">
        <w:t>priced configuration</w:t>
      </w:r>
      <w:r w:rsidRPr="00836BED">
        <w:t xml:space="preserve"> calculation are:</w:t>
      </w:r>
    </w:p>
    <w:p w14:paraId="014210A9" w14:textId="77777777" w:rsidR="005C6060" w:rsidRPr="00836BED" w:rsidRDefault="005C6060">
      <w:pPr>
        <w:pStyle w:val="ListParagraph"/>
        <w:numPr>
          <w:ilvl w:val="0"/>
          <w:numId w:val="26"/>
        </w:numPr>
      </w:pPr>
      <w:r w:rsidRPr="00836BED">
        <w:t>End-user communication devices and related cables, connectors, and switches;</w:t>
      </w:r>
    </w:p>
    <w:p w14:paraId="5E85E1E2" w14:textId="77777777" w:rsidR="005C6060" w:rsidRPr="00836BED" w:rsidRDefault="005C6060">
      <w:pPr>
        <w:pStyle w:val="ListParagraph"/>
        <w:numPr>
          <w:ilvl w:val="0"/>
          <w:numId w:val="26"/>
        </w:numPr>
      </w:pPr>
      <w:r w:rsidRPr="00836BED">
        <w:t>Equipment and tools used exclusively in the production of the full disclosure</w:t>
      </w:r>
      <w:bookmarkStart w:id="670" w:name="Xaj998230"/>
      <w:bookmarkEnd w:id="670"/>
      <w:r w:rsidR="00CD00FF" w:rsidRPr="00836BED">
        <w:fldChar w:fldCharType="begin"/>
      </w:r>
      <w:r w:rsidRPr="00836BED">
        <w:instrText>xe "Full Disclosure Report"</w:instrText>
      </w:r>
      <w:r w:rsidR="00CD00FF" w:rsidRPr="00836BED">
        <w:fldChar w:fldCharType="end"/>
      </w:r>
      <w:r w:rsidRPr="00836BED">
        <w:t xml:space="preserve"> report;</w:t>
      </w:r>
      <w:bookmarkStart w:id="671" w:name="Raj_Ref389556046"/>
      <w:bookmarkStart w:id="672" w:name="Raj_Ref389556922"/>
      <w:bookmarkStart w:id="673" w:name="Raj_Ref397404714"/>
      <w:bookmarkEnd w:id="671"/>
      <w:bookmarkEnd w:id="672"/>
      <w:bookmarkEnd w:id="673"/>
    </w:p>
    <w:p w14:paraId="513787AC" w14:textId="44957110" w:rsidR="007A6F08" w:rsidRDefault="000C16B3" w:rsidP="00A64E1B">
      <w:pPr>
        <w:pStyle w:val="Heading2"/>
      </w:pPr>
      <w:bookmarkStart w:id="674" w:name="Raj_Ref389556092"/>
      <w:bookmarkStart w:id="675" w:name="_Ref408997890"/>
      <w:bookmarkStart w:id="676" w:name="_Toc408228049"/>
      <w:bookmarkStart w:id="677" w:name="_Toc465938817"/>
      <w:bookmarkStart w:id="678" w:name="_Toc465939480"/>
      <w:bookmarkStart w:id="679" w:name="_Toc465940270"/>
      <w:bookmarkStart w:id="680" w:name="_Toc465940364"/>
      <w:bookmarkStart w:id="681" w:name="_Toc465940725"/>
      <w:bookmarkEnd w:id="674"/>
      <w:r>
        <w:t>5.</w:t>
      </w:r>
      <w:r w:rsidR="008807F6">
        <w:t>3</w:t>
      </w:r>
      <w:r w:rsidR="00FD7FF5">
        <w:t xml:space="preserve"> </w:t>
      </w:r>
      <w:r w:rsidR="00423A89">
        <w:t>A</w:t>
      </w:r>
      <w:r w:rsidR="005C6060" w:rsidRPr="00836BED">
        <w:t>dditional Operational Components</w:t>
      </w:r>
      <w:bookmarkEnd w:id="675"/>
      <w:bookmarkEnd w:id="676"/>
      <w:bookmarkEnd w:id="677"/>
      <w:bookmarkEnd w:id="678"/>
      <w:bookmarkEnd w:id="679"/>
      <w:bookmarkEnd w:id="680"/>
      <w:bookmarkEnd w:id="681"/>
    </w:p>
    <w:p w14:paraId="5A5CBE5B" w14:textId="3BFCDDA6" w:rsidR="007A6F08" w:rsidRDefault="005C6060" w:rsidP="00FB0F2B">
      <w:pPr>
        <w:pStyle w:val="Heading6"/>
        <w:numPr>
          <w:ilvl w:val="0"/>
          <w:numId w:val="0"/>
        </w:numPr>
        <w:ind w:left="360"/>
      </w:pPr>
      <w:r w:rsidRPr="00836BED">
        <w:t xml:space="preserve">Additional products included on a customer installed configuration are also to be included in the </w:t>
      </w:r>
      <w:r w:rsidR="00AF2752">
        <w:t>priced configuration</w:t>
      </w:r>
      <w:r w:rsidRPr="00836BED">
        <w:t xml:space="preserve"> if explicitly required for the operation, administra</w:t>
      </w:r>
      <w:r w:rsidRPr="00836BED">
        <w:softHyphen/>
        <w:t xml:space="preserve">tion, or maintenance, of the </w:t>
      </w:r>
      <w:r w:rsidR="00AF2752">
        <w:t>priced configuration</w:t>
      </w:r>
      <w:r w:rsidR="00FD7FF5">
        <w:t>. Examples of such products are:</w:t>
      </w:r>
    </w:p>
    <w:p w14:paraId="32FF7FFA" w14:textId="77777777" w:rsidR="007A6F08" w:rsidRDefault="00FD7FF5" w:rsidP="00FB0F2B">
      <w:pPr>
        <w:pStyle w:val="Heading6"/>
        <w:numPr>
          <w:ilvl w:val="0"/>
          <w:numId w:val="57"/>
        </w:numPr>
        <w:spacing w:before="0" w:after="0"/>
      </w:pPr>
      <w:r>
        <w:t>Operator console</w:t>
      </w:r>
    </w:p>
    <w:p w14:paraId="0EDD6846" w14:textId="77777777" w:rsidR="007A6F08" w:rsidRDefault="00FD7FF5" w:rsidP="00FB0F2B">
      <w:pPr>
        <w:pStyle w:val="Heading6"/>
        <w:numPr>
          <w:ilvl w:val="0"/>
          <w:numId w:val="57"/>
        </w:numPr>
        <w:spacing w:before="0" w:after="0"/>
      </w:pPr>
      <w:r>
        <w:t>User interface terminal</w:t>
      </w:r>
    </w:p>
    <w:p w14:paraId="5EF5FFB9" w14:textId="77777777" w:rsidR="007A6F08" w:rsidRDefault="00FD7FF5" w:rsidP="00FB0F2B">
      <w:pPr>
        <w:pStyle w:val="Heading6"/>
        <w:numPr>
          <w:ilvl w:val="0"/>
          <w:numId w:val="57"/>
        </w:numPr>
        <w:spacing w:before="0" w:after="0"/>
      </w:pPr>
      <w:r>
        <w:t>CD drive</w:t>
      </w:r>
    </w:p>
    <w:p w14:paraId="1E604230" w14:textId="77777777" w:rsidR="007A6F08" w:rsidRDefault="00FD7FF5" w:rsidP="00FB0F2B">
      <w:pPr>
        <w:pStyle w:val="Heading6"/>
        <w:numPr>
          <w:ilvl w:val="0"/>
          <w:numId w:val="57"/>
        </w:numPr>
        <w:spacing w:before="0" w:after="0"/>
      </w:pPr>
      <w:r>
        <w:t xml:space="preserve">Software </w:t>
      </w:r>
      <w:r w:rsidRPr="00836BED">
        <w:t>if required for initial load or maintenance updates</w:t>
      </w:r>
    </w:p>
    <w:p w14:paraId="6DD7E714" w14:textId="2AAB8952" w:rsidR="007A6F08" w:rsidRDefault="00FD7FF5" w:rsidP="00FB0F2B">
      <w:pPr>
        <w:pStyle w:val="Heading6"/>
        <w:numPr>
          <w:ilvl w:val="0"/>
          <w:numId w:val="57"/>
        </w:numPr>
        <w:spacing w:before="0" w:after="0"/>
      </w:pPr>
      <w:r>
        <w:t>A</w:t>
      </w:r>
      <w:r w:rsidRPr="00836BED">
        <w:t xml:space="preserve">ll cables used to connect components of </w:t>
      </w:r>
      <w:r w:rsidR="005F14C1" w:rsidRPr="00836BED">
        <w:t xml:space="preserve">the </w:t>
      </w:r>
      <w:r w:rsidR="005F14C1">
        <w:t>SUT</w:t>
      </w:r>
      <w:r>
        <w:t xml:space="preserve"> </w:t>
      </w:r>
      <w:r w:rsidRPr="00836BED">
        <w:t>(except as noted</w:t>
      </w:r>
      <w:r>
        <w:t xml:space="preserve"> in section</w:t>
      </w:r>
      <w:r w:rsidRPr="00836BED">
        <w:t xml:space="preserve"> </w:t>
      </w:r>
      <w:r w:rsidR="00CD00FF">
        <w:fldChar w:fldCharType="begin"/>
      </w:r>
      <w:r>
        <w:instrText xml:space="preserve"> REF _Ref409011362 \h </w:instrText>
      </w:r>
      <w:r w:rsidR="00CD00FF">
        <w:fldChar w:fldCharType="separate"/>
      </w:r>
      <w:r w:rsidR="004875AE">
        <w:t>5.2</w:t>
      </w:r>
      <w:r w:rsidRPr="00836BED">
        <w:t xml:space="preserve"> </w:t>
      </w:r>
      <w:r w:rsidR="00CD00FF">
        <w:fldChar w:fldCharType="end"/>
      </w:r>
      <w:r w:rsidRPr="00836BED">
        <w:t>)</w:t>
      </w:r>
    </w:p>
    <w:p w14:paraId="0EC8DA96" w14:textId="11BFCF61" w:rsidR="00CA7C19" w:rsidRDefault="00423A89" w:rsidP="00A64E1B">
      <w:pPr>
        <w:pStyle w:val="Heading2"/>
      </w:pPr>
      <w:bookmarkStart w:id="682" w:name="Xaj998311"/>
      <w:bookmarkStart w:id="683" w:name="Xaj998318"/>
      <w:bookmarkStart w:id="684" w:name="_Toc408228050"/>
      <w:bookmarkStart w:id="685" w:name="_Toc465938818"/>
      <w:bookmarkStart w:id="686" w:name="_Toc465939481"/>
      <w:bookmarkStart w:id="687" w:name="_Toc465940271"/>
      <w:bookmarkStart w:id="688" w:name="_Toc465940365"/>
      <w:bookmarkStart w:id="689" w:name="_Toc465940726"/>
      <w:bookmarkEnd w:id="682"/>
      <w:bookmarkEnd w:id="683"/>
      <w:r w:rsidRPr="00836BED">
        <w:lastRenderedPageBreak/>
        <w:t>5.</w:t>
      </w:r>
      <w:r w:rsidR="008807F6">
        <w:t>4</w:t>
      </w:r>
      <w:r w:rsidR="00E67E46" w:rsidRPr="00836BED">
        <w:t xml:space="preserve"> </w:t>
      </w:r>
      <w:r w:rsidRPr="00836BED">
        <w:t>S</w:t>
      </w:r>
      <w:r w:rsidR="005C6060" w:rsidRPr="00836BED">
        <w:t>oftware</w:t>
      </w:r>
      <w:bookmarkEnd w:id="684"/>
      <w:bookmarkEnd w:id="685"/>
      <w:bookmarkEnd w:id="686"/>
      <w:bookmarkEnd w:id="687"/>
      <w:bookmarkEnd w:id="688"/>
      <w:bookmarkEnd w:id="689"/>
    </w:p>
    <w:p w14:paraId="4A766AC2" w14:textId="77777777" w:rsidR="005C6060" w:rsidRPr="00836BED" w:rsidRDefault="005C6060" w:rsidP="00C15A4D">
      <w:r w:rsidRPr="00836BED">
        <w:t xml:space="preserve">All </w:t>
      </w:r>
      <w:r w:rsidRPr="005C6910">
        <w:t>software licenses must be priced.</w:t>
      </w:r>
      <w:r w:rsidRPr="00836BED">
        <w:t xml:space="preserve"> </w:t>
      </w:r>
    </w:p>
    <w:p w14:paraId="3BEA6C25" w14:textId="54A19EBB" w:rsidR="00CA7C19" w:rsidRDefault="00423A89" w:rsidP="00A64E1B">
      <w:pPr>
        <w:pStyle w:val="Heading2"/>
      </w:pPr>
      <w:bookmarkStart w:id="690" w:name="Raj_Ref389561553"/>
      <w:bookmarkStart w:id="691" w:name="Raj_Ref389561553T"/>
      <w:bookmarkStart w:id="692" w:name="_Toc149484565"/>
      <w:bookmarkStart w:id="693" w:name="_Toc408228051"/>
      <w:bookmarkStart w:id="694" w:name="_Toc465938819"/>
      <w:bookmarkStart w:id="695" w:name="_Toc465939482"/>
      <w:bookmarkStart w:id="696" w:name="_Toc465940272"/>
      <w:bookmarkStart w:id="697" w:name="_Toc465940366"/>
      <w:bookmarkStart w:id="698" w:name="_Toc465940727"/>
      <w:bookmarkEnd w:id="690"/>
      <w:r w:rsidRPr="00836BED">
        <w:t>5.</w:t>
      </w:r>
      <w:r w:rsidR="008807F6">
        <w:t>5</w:t>
      </w:r>
      <w:r w:rsidR="00E67E46" w:rsidRPr="00836BED">
        <w:t xml:space="preserve"> </w:t>
      </w:r>
      <w:r w:rsidRPr="00836BED">
        <w:t>All</w:t>
      </w:r>
      <w:r w:rsidR="005C6060" w:rsidRPr="00836BED">
        <w:t>owable Substitutions</w:t>
      </w:r>
      <w:bookmarkEnd w:id="691"/>
      <w:bookmarkEnd w:id="692"/>
      <w:bookmarkEnd w:id="693"/>
      <w:bookmarkEnd w:id="694"/>
      <w:bookmarkEnd w:id="695"/>
      <w:bookmarkEnd w:id="696"/>
      <w:bookmarkEnd w:id="697"/>
      <w:bookmarkEnd w:id="698"/>
    </w:p>
    <w:p w14:paraId="2B438EDA" w14:textId="77777777" w:rsidR="005C6060" w:rsidRPr="00836BED" w:rsidRDefault="005C6060" w:rsidP="00C15A4D">
      <w:r w:rsidRPr="00836BED">
        <w:t>Substitution is defined as a deliberate act to replace components of the Priced Configuration by the test sponsor as a result of failing the availability requirements of the TPC Pricing Specification or when the part number for a com</w:t>
      </w:r>
      <w:r w:rsidRPr="00836BED">
        <w:softHyphen/>
        <w:t>ponent changes.</w:t>
      </w:r>
    </w:p>
    <w:p w14:paraId="59CBF8A4" w14:textId="77777777" w:rsidR="005C6060" w:rsidRPr="00836BED" w:rsidRDefault="005C6060" w:rsidP="009933E9">
      <w:r w:rsidRPr="00ED199C">
        <w:rPr>
          <w:b/>
        </w:rPr>
        <w:t>Comment</w:t>
      </w:r>
      <w:r w:rsidRPr="00836BED">
        <w:t>: Corrections or "fixes" to components of the Priced Configuration are often required during the life of products. These changes are not considered Substitutions so long as the part number of the priced component does not change. Suppliers of hardware and software may update the components of the Priced Configuration, but these updates must not</w:t>
      </w:r>
      <w:r w:rsidR="002C5081">
        <w:t xml:space="preserve"> negatively</w:t>
      </w:r>
      <w:r w:rsidRPr="00836BED">
        <w:t xml:space="preserve"> impact the </w:t>
      </w:r>
      <w:r w:rsidRPr="00365EB2">
        <w:rPr>
          <w:b/>
        </w:rPr>
        <w:t>reported performance metric</w:t>
      </w:r>
      <w:r w:rsidRPr="00836BED">
        <w:t xml:space="preserve"> or numerical quantities</w:t>
      </w:r>
      <w:r w:rsidR="002C5081">
        <w:t xml:space="preserve"> more than two percent</w:t>
      </w:r>
      <w:r w:rsidRPr="00836BED">
        <w:t>.</w:t>
      </w:r>
      <w:r w:rsidR="002C5081">
        <w:t xml:space="preserve"> </w:t>
      </w:r>
      <w:r w:rsidRPr="00836BED">
        <w:t xml:space="preserve"> </w:t>
      </w:r>
    </w:p>
    <w:p w14:paraId="010E954E" w14:textId="77777777" w:rsidR="005C6060" w:rsidRPr="00836BED" w:rsidRDefault="005C6060" w:rsidP="00ED199C">
      <w:pPr>
        <w:pStyle w:val="Heading6"/>
        <w:numPr>
          <w:ilvl w:val="0"/>
          <w:numId w:val="0"/>
        </w:numPr>
      </w:pPr>
      <w:r w:rsidRPr="00836BED">
        <w:t>The following are not considered substitutions:</w:t>
      </w:r>
    </w:p>
    <w:p w14:paraId="27829021" w14:textId="77777777" w:rsidR="005C6060" w:rsidRPr="00836BED" w:rsidRDefault="005C6060" w:rsidP="00C171EB">
      <w:pPr>
        <w:pStyle w:val="ListParagraph"/>
        <w:numPr>
          <w:ilvl w:val="0"/>
          <w:numId w:val="27"/>
        </w:numPr>
      </w:pPr>
      <w:r w:rsidRPr="00836BED">
        <w:t xml:space="preserve">software patches to resolve a security vulnerability </w:t>
      </w:r>
    </w:p>
    <w:p w14:paraId="56DFFDB5" w14:textId="77777777" w:rsidR="005C6060" w:rsidRPr="00836BED" w:rsidRDefault="005C6060">
      <w:pPr>
        <w:pStyle w:val="ListParagraph"/>
        <w:numPr>
          <w:ilvl w:val="0"/>
          <w:numId w:val="27"/>
        </w:numPr>
      </w:pPr>
      <w:r w:rsidRPr="00836BED">
        <w:t xml:space="preserve">silicon revision to correct errors </w:t>
      </w:r>
    </w:p>
    <w:p w14:paraId="6A14E52D" w14:textId="01E98F6B" w:rsidR="005C6060" w:rsidRPr="00836BED" w:rsidRDefault="005C6060">
      <w:pPr>
        <w:pStyle w:val="ListParagraph"/>
        <w:numPr>
          <w:ilvl w:val="0"/>
          <w:numId w:val="27"/>
        </w:numPr>
      </w:pPr>
      <w:r w:rsidRPr="00836BED">
        <w:t>new supplier of functionally equivalent components (</w:t>
      </w:r>
      <w:r w:rsidR="00C90EC1">
        <w:t xml:space="preserve">for </w:t>
      </w:r>
      <w:r w:rsidR="005F14C1">
        <w:t>example</w:t>
      </w:r>
      <w:r w:rsidR="00ED49F7">
        <w:t>,</w:t>
      </w:r>
      <w:r w:rsidR="005F14C1">
        <w:t xml:space="preserve"> </w:t>
      </w:r>
      <w:r w:rsidR="005F14C1" w:rsidRPr="00836BED">
        <w:t>memory</w:t>
      </w:r>
      <w:r w:rsidRPr="00836BED">
        <w:t xml:space="preserve"> chips, disk drives</w:t>
      </w:r>
      <w:r w:rsidR="005B4D45">
        <w:t xml:space="preserve"> etc.</w:t>
      </w:r>
      <w:r w:rsidRPr="00836BED">
        <w:t>)</w:t>
      </w:r>
    </w:p>
    <w:p w14:paraId="3EA8DE64" w14:textId="57AA366A" w:rsidR="005C6060" w:rsidRPr="00836BED" w:rsidRDefault="005C6060">
      <w:pPr>
        <w:pStyle w:val="Heading6"/>
        <w:numPr>
          <w:ilvl w:val="0"/>
          <w:numId w:val="0"/>
        </w:numPr>
      </w:pPr>
      <w:r w:rsidRPr="00836BED">
        <w:t>Some hardware components of the Priced Configuration may be substituted after the test sponsor has demonstrated to the auditor's satisfaction that the substituting components do not negatively impact the reported performance metric or numerical quantities. All substitutions must be reported in the FDR and noted in the auditor's attestation letter. The following hardware components may be substituted:</w:t>
      </w:r>
    </w:p>
    <w:p w14:paraId="6F688382" w14:textId="77777777" w:rsidR="007A6F08" w:rsidRDefault="005C6060" w:rsidP="00FB0F2B">
      <w:pPr>
        <w:pStyle w:val="ListParagraph"/>
        <w:numPr>
          <w:ilvl w:val="0"/>
          <w:numId w:val="60"/>
        </w:numPr>
      </w:pPr>
      <w:r w:rsidRPr="00836BED">
        <w:t>Durable Medium (</w:t>
      </w:r>
      <w:r w:rsidR="00C90EC1">
        <w:t xml:space="preserve">for </w:t>
      </w:r>
      <w:r w:rsidR="00864BFA">
        <w:t>example</w:t>
      </w:r>
      <w:r w:rsidRPr="00836BED">
        <w:t xml:space="preserve"> disk drives)</w:t>
      </w:r>
      <w:r w:rsidR="0001335D">
        <w:t xml:space="preserve"> and </w:t>
      </w:r>
      <w:r w:rsidRPr="00836BED">
        <w:t>Cables</w:t>
      </w:r>
    </w:p>
    <w:p w14:paraId="178A029F" w14:textId="77777777" w:rsidR="005C6060" w:rsidRDefault="00CD00FF" w:rsidP="009C1552">
      <w:r w:rsidRPr="00FB0F2B">
        <w:rPr>
          <w:b/>
        </w:rPr>
        <w:t>Comment</w:t>
      </w:r>
      <w:r w:rsidR="0001335D">
        <w:t xml:space="preserve">: </w:t>
      </w:r>
      <w:r w:rsidR="005C6060" w:rsidRPr="00836BED">
        <w:t xml:space="preserve">Durable Medium is defined as a data storage medium that is inherently non-volatile such as a magnetic disk or tape. </w:t>
      </w:r>
    </w:p>
    <w:p w14:paraId="249352EC" w14:textId="3AF67B46" w:rsidR="00CD47B8" w:rsidRPr="00836BED" w:rsidRDefault="00CD00FF" w:rsidP="009C1552">
      <w:r w:rsidRPr="00FB0F2B">
        <w:rPr>
          <w:b/>
        </w:rPr>
        <w:t>Comment</w:t>
      </w:r>
      <w:r w:rsidR="00CD47B8">
        <w:t>: If any hardware component is substituted then the result must be audit</w:t>
      </w:r>
      <w:r w:rsidR="00D06C65">
        <w:t xml:space="preserve">ed by a TPC </w:t>
      </w:r>
      <w:r w:rsidR="00342D74">
        <w:t>C</w:t>
      </w:r>
      <w:r w:rsidR="00D06C65">
        <w:t>ertified Auditor</w:t>
      </w:r>
      <w:r w:rsidR="00342D74">
        <w:t xml:space="preserve"> or the TPCx-HS Pre-Publication Board</w:t>
      </w:r>
      <w:r w:rsidR="00D06C65">
        <w:t xml:space="preserve"> (s</w:t>
      </w:r>
      <w:r w:rsidR="00CD47B8">
        <w:t xml:space="preserve">ee </w:t>
      </w:r>
      <w:r>
        <w:fldChar w:fldCharType="begin"/>
      </w:r>
      <w:r w:rsidR="00FF1778">
        <w:instrText xml:space="preserve"> REF _Ref408992401 \h </w:instrText>
      </w:r>
      <w:r>
        <w:fldChar w:fldCharType="separate"/>
      </w:r>
      <w:r w:rsidR="00ED199C" w:rsidRPr="00836BED">
        <w:t>CLAUSE 8</w:t>
      </w:r>
      <w:r>
        <w:fldChar w:fldCharType="end"/>
      </w:r>
      <w:r w:rsidR="00CD47B8">
        <w:t>).</w:t>
      </w:r>
    </w:p>
    <w:p w14:paraId="42E0F450" w14:textId="77777777" w:rsidR="001168BC" w:rsidRPr="00836BED" w:rsidRDefault="001168BC" w:rsidP="009C1552">
      <w:r w:rsidRPr="00836BED">
        <w:br w:type="page"/>
      </w:r>
    </w:p>
    <w:p w14:paraId="4B096CF7" w14:textId="3AA6E279" w:rsidR="004D5C5A" w:rsidRPr="00836BED" w:rsidRDefault="004D5C5A" w:rsidP="00A64E1B">
      <w:pPr>
        <w:pStyle w:val="Heading1"/>
        <w:rPr>
          <w:caps/>
          <w:kern w:val="0"/>
        </w:rPr>
      </w:pPr>
      <w:bookmarkStart w:id="699" w:name="Raj28912P"/>
      <w:bookmarkStart w:id="700" w:name="_Toc408228052"/>
      <w:bookmarkStart w:id="701" w:name="_Toc465938820"/>
      <w:bookmarkStart w:id="702" w:name="_Toc465939483"/>
      <w:bookmarkStart w:id="703" w:name="_Toc465940273"/>
      <w:bookmarkStart w:id="704" w:name="_Toc465940367"/>
      <w:bookmarkStart w:id="705" w:name="_Toc465940728"/>
      <w:r w:rsidRPr="00836BED">
        <w:lastRenderedPageBreak/>
        <w:t>CLAUSE 6: ENERGY</w:t>
      </w:r>
      <w:bookmarkEnd w:id="699"/>
      <w:bookmarkEnd w:id="700"/>
      <w:bookmarkEnd w:id="701"/>
      <w:bookmarkEnd w:id="702"/>
      <w:bookmarkEnd w:id="703"/>
      <w:bookmarkEnd w:id="704"/>
      <w:bookmarkEnd w:id="705"/>
    </w:p>
    <w:p w14:paraId="43A619A5" w14:textId="77777777" w:rsidR="004D5C5A" w:rsidRPr="00836BED" w:rsidRDefault="004D5C5A" w:rsidP="004D5C5A">
      <w:pPr>
        <w:pStyle w:val="TPC-ClauseWording-Align"/>
        <w:tabs>
          <w:tab w:val="clear" w:pos="720"/>
          <w:tab w:val="left" w:pos="0"/>
        </w:tabs>
        <w:ind w:left="0"/>
        <w:rPr>
          <w:rFonts w:ascii="Palatino Linotype" w:hAnsi="Palatino Linotype"/>
        </w:rPr>
      </w:pPr>
      <w:r w:rsidRPr="00836BED">
        <w:rPr>
          <w:rFonts w:ascii="Palatino Linotype" w:hAnsi="Palatino Linotype"/>
        </w:rPr>
        <w:t>This section contains the rules and methodologies for measuring and reporting energy metric in TPC</w:t>
      </w:r>
      <w:r>
        <w:rPr>
          <w:rFonts w:ascii="Palatino Linotype" w:hAnsi="Palatino Linotype"/>
        </w:rPr>
        <w:t xml:space="preserve">x-HS </w:t>
      </w:r>
      <w:r w:rsidRPr="00836BED">
        <w:rPr>
          <w:rFonts w:ascii="Palatino Linotype" w:hAnsi="Palatino Linotype"/>
        </w:rPr>
        <w:t>benchmarks. This includes the energy consumption of system components associated with typical business information technology environments, which are characterized by:</w:t>
      </w:r>
    </w:p>
    <w:p w14:paraId="5632A795" w14:textId="77777777" w:rsidR="004D5C5A" w:rsidRPr="00836BED" w:rsidRDefault="004D5C5A" w:rsidP="00F64002">
      <w:pPr>
        <w:pStyle w:val="TPC-ListL1-Bullet"/>
        <w:numPr>
          <w:ilvl w:val="0"/>
          <w:numId w:val="31"/>
        </w:numPr>
      </w:pPr>
      <w:r w:rsidRPr="00836BED">
        <w:t>Energy consumption of servers</w:t>
      </w:r>
    </w:p>
    <w:p w14:paraId="7053D465" w14:textId="77777777" w:rsidR="004D5C5A" w:rsidRPr="00836BED" w:rsidRDefault="004D5C5A" w:rsidP="00F64002">
      <w:pPr>
        <w:pStyle w:val="TPC-ListL1-Bullet"/>
        <w:numPr>
          <w:ilvl w:val="0"/>
          <w:numId w:val="31"/>
        </w:numPr>
      </w:pPr>
      <w:r w:rsidRPr="00836BED">
        <w:t>Energy consumption of applications</w:t>
      </w:r>
    </w:p>
    <w:p w14:paraId="5B081BA7" w14:textId="77777777" w:rsidR="004D5C5A" w:rsidRPr="00836BED" w:rsidRDefault="004D5C5A" w:rsidP="00F64002">
      <w:pPr>
        <w:pStyle w:val="TPC-ListL1-Bullet"/>
        <w:numPr>
          <w:ilvl w:val="0"/>
          <w:numId w:val="31"/>
        </w:numPr>
      </w:pPr>
      <w:r w:rsidRPr="00836BED">
        <w:t xml:space="preserve">Energy consumption of other items that consume power and are required by the benchmark specification as components of the System Under Test (SUT). </w:t>
      </w:r>
    </w:p>
    <w:p w14:paraId="6119C456" w14:textId="77777777" w:rsidR="007A6F08" w:rsidRDefault="004D5C5A" w:rsidP="00F64002">
      <w:pPr>
        <w:pStyle w:val="TPC-ListL1-Bullet"/>
        <w:numPr>
          <w:ilvl w:val="0"/>
          <w:numId w:val="31"/>
        </w:numPr>
      </w:pPr>
      <w:r w:rsidRPr="00836BED">
        <w:t xml:space="preserve">Rules for the </w:t>
      </w:r>
      <w:r w:rsidRPr="00836BED">
        <w:rPr>
          <w:bCs/>
        </w:rPr>
        <w:t xml:space="preserve">Energy configuration </w:t>
      </w:r>
      <w:r w:rsidRPr="00836BED">
        <w:t xml:space="preserve">and associated software and maintenance are included in the TPC-Energy Specification located at </w:t>
      </w:r>
      <w:hyperlink r:id="rId51" w:history="1">
        <w:r w:rsidRPr="00836BED">
          <w:rPr>
            <w:rStyle w:val="Hyperlink"/>
            <w:rFonts w:ascii="Palatino Linotype" w:hAnsi="Palatino Linotype"/>
          </w:rPr>
          <w:t>www.tpc.org</w:t>
        </w:r>
      </w:hyperlink>
      <w:r w:rsidRPr="00836BED">
        <w:t xml:space="preserve">.   </w:t>
      </w:r>
    </w:p>
    <w:p w14:paraId="348DFBF2" w14:textId="3243AAF8" w:rsidR="00CA7C19" w:rsidRDefault="004D5C5A" w:rsidP="00A64E1B">
      <w:pPr>
        <w:pStyle w:val="Heading2"/>
      </w:pPr>
      <w:bookmarkStart w:id="706" w:name="_Toc62469977"/>
      <w:bookmarkStart w:id="707" w:name="_Toc62984292"/>
      <w:bookmarkStart w:id="708" w:name="_Toc63053884"/>
      <w:bookmarkStart w:id="709" w:name="_Toc90021327"/>
      <w:bookmarkStart w:id="710" w:name="_Toc96260313"/>
      <w:bookmarkStart w:id="711" w:name="_Toc96260480"/>
      <w:bookmarkStart w:id="712" w:name="_Toc96260613"/>
      <w:bookmarkStart w:id="713" w:name="_Toc96391983"/>
      <w:bookmarkStart w:id="714" w:name="_Toc112480894"/>
      <w:bookmarkStart w:id="715" w:name="_Toc117094230"/>
      <w:bookmarkStart w:id="716" w:name="_Toc117094881"/>
      <w:bookmarkStart w:id="717" w:name="_Toc124080002"/>
      <w:bookmarkStart w:id="718" w:name="_Toc124080091"/>
      <w:bookmarkStart w:id="719" w:name="_Toc153271379"/>
      <w:bookmarkStart w:id="720" w:name="_Toc194826608"/>
      <w:bookmarkStart w:id="721" w:name="_Toc214475479"/>
      <w:bookmarkStart w:id="722" w:name="_Toc214486106"/>
      <w:bookmarkStart w:id="723" w:name="_Toc264989016"/>
      <w:bookmarkStart w:id="724" w:name="_Toc408228053"/>
      <w:bookmarkStart w:id="725" w:name="_Toc465938821"/>
      <w:bookmarkStart w:id="726" w:name="_Toc465939484"/>
      <w:bookmarkStart w:id="727" w:name="_Toc465940274"/>
      <w:bookmarkStart w:id="728" w:name="_Toc465940368"/>
      <w:bookmarkStart w:id="729" w:name="_Toc465940729"/>
      <w:r>
        <w:t>6.1 G</w:t>
      </w:r>
      <w:r w:rsidRPr="00836BED">
        <w:t>eneral Measurement Guidelines</w:t>
      </w:r>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p>
    <w:p w14:paraId="4607518C" w14:textId="59A8AC85" w:rsidR="004D5C5A" w:rsidRPr="00836BED" w:rsidRDefault="004D5C5A" w:rsidP="004D5C5A">
      <w:pPr>
        <w:pStyle w:val="TPC-ClauseWording-Align"/>
        <w:tabs>
          <w:tab w:val="clear" w:pos="720"/>
          <w:tab w:val="left" w:pos="0"/>
        </w:tabs>
        <w:ind w:left="0"/>
        <w:rPr>
          <w:rFonts w:ascii="Palatino Linotype" w:hAnsi="Palatino Linotype"/>
        </w:rPr>
      </w:pPr>
      <w:r>
        <w:rPr>
          <w:rFonts w:ascii="Palatino Linotype" w:hAnsi="Palatino Linotype"/>
        </w:rPr>
        <w:t xml:space="preserve">The </w:t>
      </w:r>
      <w:r w:rsidRPr="00836BED">
        <w:rPr>
          <w:rFonts w:ascii="Palatino Linotype" w:hAnsi="Palatino Linotype"/>
        </w:rPr>
        <w:t xml:space="preserve">TPCx-HS energy results are expected to be accurate representations of system performance and energy consumption. </w:t>
      </w:r>
      <w:r w:rsidR="005F14C1" w:rsidRPr="00836BED">
        <w:rPr>
          <w:rFonts w:ascii="Palatino Linotype" w:hAnsi="Palatino Linotype"/>
        </w:rPr>
        <w:t>Therefore,</w:t>
      </w:r>
      <w:r w:rsidRPr="00836BED">
        <w:rPr>
          <w:rFonts w:ascii="Palatino Linotype" w:hAnsi="Palatino Linotype"/>
        </w:rPr>
        <w:t xml:space="preserve"> there are certain requirements which must be followed. The approach and methodology are explicitly detailed in this specification and the TPC Benchmark Standards, as defined in TPC-Energy.  </w:t>
      </w:r>
    </w:p>
    <w:p w14:paraId="21D05183" w14:textId="77777777" w:rsidR="004D5C5A" w:rsidRDefault="004D5C5A" w:rsidP="00836BED">
      <w:pPr>
        <w:pStyle w:val="TPC-ClauseWording-Align"/>
        <w:tabs>
          <w:tab w:val="clear" w:pos="720"/>
          <w:tab w:val="left" w:pos="0"/>
        </w:tabs>
        <w:ind w:left="0"/>
        <w:rPr>
          <w:rFonts w:ascii="Palatino Linotype" w:hAnsi="Palatino Linotype"/>
        </w:rPr>
      </w:pPr>
      <w:r w:rsidRPr="00352E24">
        <w:rPr>
          <w:rFonts w:ascii="Palatino Linotype" w:hAnsi="Palatino Linotype"/>
        </w:rPr>
        <w:t>When TPC-Energy option is chosen for reportin</w:t>
      </w:r>
      <w:r>
        <w:rPr>
          <w:rFonts w:ascii="Palatino Linotype" w:hAnsi="Palatino Linotype"/>
        </w:rPr>
        <w:t>g, p</w:t>
      </w:r>
      <w:r w:rsidRPr="00352E24">
        <w:rPr>
          <w:rFonts w:ascii="Palatino Linotype" w:hAnsi="Palatino Linotype"/>
        </w:rPr>
        <w:t xml:space="preserve">ower consumption is measured </w:t>
      </w:r>
      <w:r w:rsidR="00871D1E">
        <w:rPr>
          <w:rFonts w:ascii="Palatino Linotype" w:hAnsi="Palatino Linotype"/>
        </w:rPr>
        <w:t xml:space="preserve">for </w:t>
      </w:r>
      <w:r>
        <w:rPr>
          <w:rFonts w:ascii="Palatino Linotype" w:hAnsi="Palatino Linotype"/>
        </w:rPr>
        <w:t>Run 1 and Run</w:t>
      </w:r>
      <w:r w:rsidR="00871D1E">
        <w:rPr>
          <w:rFonts w:ascii="Palatino Linotype" w:hAnsi="Palatino Linotype"/>
        </w:rPr>
        <w:t xml:space="preserve"> 2</w:t>
      </w:r>
      <w:r>
        <w:rPr>
          <w:rFonts w:ascii="Palatino Linotype" w:hAnsi="Palatino Linotype"/>
        </w:rPr>
        <w:t xml:space="preserve">. The </w:t>
      </w:r>
      <w:r w:rsidR="00B506EB">
        <w:rPr>
          <w:rFonts w:ascii="Palatino Linotype" w:hAnsi="Palatino Linotype"/>
        </w:rPr>
        <w:t>energy</w:t>
      </w:r>
      <w:r w:rsidR="00655F11">
        <w:rPr>
          <w:rFonts w:ascii="Palatino Linotype" w:hAnsi="Palatino Linotype"/>
        </w:rPr>
        <w:t xml:space="preserve"> </w:t>
      </w:r>
      <w:r>
        <w:rPr>
          <w:rFonts w:ascii="Palatino Linotype" w:hAnsi="Palatino Linotype"/>
        </w:rPr>
        <w:t xml:space="preserve">metric </w:t>
      </w:r>
      <w:r w:rsidR="00871D1E">
        <w:rPr>
          <w:rFonts w:ascii="Palatino Linotype" w:hAnsi="Palatino Linotype"/>
        </w:rPr>
        <w:t xml:space="preserve">reported </w:t>
      </w:r>
      <w:r>
        <w:rPr>
          <w:rFonts w:ascii="Palatino Linotype" w:hAnsi="Palatino Linotype"/>
        </w:rPr>
        <w:t xml:space="preserve">is calculated </w:t>
      </w:r>
      <w:r w:rsidR="00871D1E">
        <w:rPr>
          <w:rFonts w:ascii="Palatino Linotype" w:hAnsi="Palatino Linotype"/>
        </w:rPr>
        <w:t xml:space="preserve">for the </w:t>
      </w:r>
      <w:r w:rsidRPr="00352E24">
        <w:rPr>
          <w:rFonts w:ascii="Palatino Linotype" w:hAnsi="Palatino Linotype"/>
          <w:b/>
        </w:rPr>
        <w:t>reported run</w:t>
      </w:r>
      <w:r w:rsidRPr="00352E24">
        <w:rPr>
          <w:rFonts w:ascii="Palatino Linotype" w:hAnsi="Palatino Linotype"/>
        </w:rPr>
        <w:t>.</w:t>
      </w:r>
      <w:r>
        <w:rPr>
          <w:rFonts w:ascii="Palatino Linotype" w:hAnsi="Palatino Linotype"/>
        </w:rPr>
        <w:t xml:space="preserve"> </w:t>
      </w:r>
    </w:p>
    <w:p w14:paraId="4FD3C669" w14:textId="77777777" w:rsidR="007A6F08" w:rsidRDefault="00686EA8" w:rsidP="00FB0F2B">
      <w:pPr>
        <w:pStyle w:val="Caption"/>
        <w:keepNext/>
        <w:numPr>
          <w:ilvl w:val="0"/>
          <w:numId w:val="0"/>
        </w:numPr>
        <w:ind w:left="450" w:hanging="450"/>
        <w:jc w:val="both"/>
      </w:pPr>
      <w:r>
        <w:t xml:space="preserve">Figure </w:t>
      </w:r>
      <w:r w:rsidR="00CD00FF">
        <w:fldChar w:fldCharType="begin"/>
      </w:r>
      <w:r w:rsidR="00ED199C">
        <w:instrText xml:space="preserve"> SEQ Figure \* ARABIC </w:instrText>
      </w:r>
      <w:r w:rsidR="00CD00FF">
        <w:fldChar w:fldCharType="separate"/>
      </w:r>
      <w:r w:rsidR="00CE14B0">
        <w:rPr>
          <w:noProof/>
        </w:rPr>
        <w:t>3</w:t>
      </w:r>
      <w:r w:rsidR="00CD00FF">
        <w:rPr>
          <w:noProof/>
        </w:rPr>
        <w:fldChar w:fldCharType="end"/>
      </w:r>
      <w:r>
        <w:t xml:space="preserve"> </w:t>
      </w:r>
      <w:r w:rsidRPr="00963AC5">
        <w:t>Power Measurement Interval</w:t>
      </w:r>
    </w:p>
    <w:p w14:paraId="0A6F905A" w14:textId="77777777" w:rsidR="00BC2747" w:rsidRDefault="00BC2747" w:rsidP="00836BED">
      <w:pPr>
        <w:pStyle w:val="TPC-ClauseWording-Align"/>
        <w:tabs>
          <w:tab w:val="clear" w:pos="720"/>
          <w:tab w:val="left" w:pos="0"/>
        </w:tabs>
        <w:ind w:left="0"/>
        <w:rPr>
          <w:rFonts w:ascii="Palatino Linotype" w:hAnsi="Palatino Linotype"/>
        </w:rPr>
      </w:pPr>
      <w:r w:rsidRPr="00365EB2">
        <w:rPr>
          <w:rFonts w:ascii="Palatino Linotype" w:hAnsi="Palatino Linotype"/>
          <w:noProof/>
        </w:rPr>
        <w:drawing>
          <wp:inline distT="0" distB="0" distL="0" distR="0" wp14:anchorId="134E2FB8" wp14:editId="39896083">
            <wp:extent cx="3832860" cy="195072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832860" cy="1950720"/>
                    </a:xfrm>
                    <a:prstGeom prst="rect">
                      <a:avLst/>
                    </a:prstGeom>
                    <a:noFill/>
                  </pic:spPr>
                </pic:pic>
              </a:graphicData>
            </a:graphic>
          </wp:inline>
        </w:drawing>
      </w:r>
    </w:p>
    <w:p w14:paraId="750176E1" w14:textId="77777777" w:rsidR="00BC2747" w:rsidRDefault="00BC2747" w:rsidP="00836BED">
      <w:pPr>
        <w:pStyle w:val="TPC-ClauseWording-Align"/>
        <w:tabs>
          <w:tab w:val="clear" w:pos="720"/>
          <w:tab w:val="left" w:pos="0"/>
        </w:tabs>
        <w:ind w:left="0"/>
        <w:rPr>
          <w:rFonts w:ascii="Palatino Linotype" w:hAnsi="Palatino Linotype"/>
        </w:rPr>
      </w:pPr>
    </w:p>
    <w:p w14:paraId="543A79B1" w14:textId="77777777" w:rsidR="004D5C5A" w:rsidRPr="00836BED" w:rsidRDefault="004D5C5A" w:rsidP="00836BED">
      <w:pPr>
        <w:pStyle w:val="TPC-ClauseWording-Align"/>
        <w:tabs>
          <w:tab w:val="clear" w:pos="720"/>
          <w:tab w:val="left" w:pos="0"/>
        </w:tabs>
        <w:ind w:left="0"/>
        <w:rPr>
          <w:rFonts w:ascii="Palatino Linotype" w:hAnsi="Palatino Linotype"/>
        </w:rPr>
      </w:pPr>
      <w:r w:rsidRPr="00836BED">
        <w:rPr>
          <w:rFonts w:ascii="Palatino Linotype" w:hAnsi="Palatino Linotype"/>
        </w:rPr>
        <w:t>TPCx-HS Energy metric reports the power per performance and is expressed as Watts/HSph@SF.</w:t>
      </w:r>
      <w:bookmarkStart w:id="730" w:name="Xah998750"/>
      <w:bookmarkStart w:id="731" w:name="Xah998751"/>
      <w:bookmarkStart w:id="732" w:name="Xah998752"/>
      <w:bookmarkEnd w:id="730"/>
      <w:bookmarkEnd w:id="731"/>
      <w:bookmarkEnd w:id="732"/>
    </w:p>
    <w:p w14:paraId="625B6120" w14:textId="77777777" w:rsidR="004D5C5A" w:rsidRPr="00836BED" w:rsidRDefault="004D5C5A" w:rsidP="002E27AB">
      <w:pPr>
        <w:pStyle w:val="Heading6"/>
        <w:numPr>
          <w:ilvl w:val="2"/>
          <w:numId w:val="44"/>
        </w:numPr>
      </w:pPr>
      <w:bookmarkStart w:id="733" w:name="_Toc214486283"/>
      <w:r>
        <w:t>En</w:t>
      </w:r>
      <w:r w:rsidR="002A5BBC">
        <w:t>er</w:t>
      </w:r>
      <w:r>
        <w:t xml:space="preserve">gy </w:t>
      </w:r>
      <w:bookmarkEnd w:id="733"/>
      <w:r w:rsidR="004C1DC8">
        <w:t>Calculation</w:t>
      </w:r>
    </w:p>
    <w:p w14:paraId="66AA030E" w14:textId="77777777" w:rsidR="007A6F08" w:rsidRDefault="004D5C5A" w:rsidP="00FB0F2B">
      <w:pPr>
        <w:pStyle w:val="TPC-ListL1-Numbers"/>
        <w:ind w:left="0" w:firstLine="0"/>
      </w:pPr>
      <w:r w:rsidRPr="00836BED">
        <w:t>The computation</w:t>
      </w:r>
      <w:r w:rsidR="00B2149A">
        <w:t xml:space="preserve"> of the</w:t>
      </w:r>
      <w:r w:rsidRPr="00836BED">
        <w:t xml:space="preserve"> total energy </w:t>
      </w:r>
      <w:r w:rsidR="009545A7">
        <w:t xml:space="preserve">consumption for the </w:t>
      </w:r>
      <w:r w:rsidR="00807F08" w:rsidRPr="00563B12">
        <w:rPr>
          <w:b/>
        </w:rPr>
        <w:t xml:space="preserve">performance </w:t>
      </w:r>
      <w:r w:rsidR="009545A7">
        <w:rPr>
          <w:b/>
        </w:rPr>
        <w:t xml:space="preserve">run </w:t>
      </w:r>
      <w:r w:rsidR="00810E00">
        <w:t xml:space="preserve">must be disclosed. If the </w:t>
      </w:r>
      <w:r w:rsidRPr="00836BED">
        <w:t xml:space="preserve">energy of the entire Priced Configuration is not derived from direct measurements, the methods for deriving the energy for components which were not measured must be disclosed.  The average power </w:t>
      </w:r>
      <w:r w:rsidR="009545A7">
        <w:t xml:space="preserve">consumption for the </w:t>
      </w:r>
      <w:r w:rsidR="00807F08" w:rsidRPr="00365EB2">
        <w:rPr>
          <w:b/>
        </w:rPr>
        <w:t>performance</w:t>
      </w:r>
      <w:r w:rsidR="009545A7">
        <w:rPr>
          <w:b/>
        </w:rPr>
        <w:t xml:space="preserve"> run</w:t>
      </w:r>
      <w:r w:rsidR="00807F08">
        <w:t xml:space="preserve"> must be disclosed</w:t>
      </w:r>
      <w:r w:rsidRPr="00836BED">
        <w:t xml:space="preserve">. The TPC-Energy Primary Metric must be disclosed, including the calculation that is used to derive it. </w:t>
      </w:r>
    </w:p>
    <w:p w14:paraId="234428A6" w14:textId="77777777" w:rsidR="004D5C5A" w:rsidRPr="00836BED" w:rsidRDefault="004D5C5A" w:rsidP="004D5C5A">
      <w:pPr>
        <w:pStyle w:val="TPC-ClauseWording-Align"/>
        <w:jc w:val="center"/>
        <w:rPr>
          <w:rFonts w:ascii="Palatino Linotype" w:hAnsi="Palatino Linotype"/>
          <w:noProof/>
        </w:rPr>
      </w:pPr>
    </w:p>
    <w:p w14:paraId="08D825C0" w14:textId="77777777" w:rsidR="004D5C5A" w:rsidRPr="00836BED" w:rsidRDefault="004D5C5A" w:rsidP="004D5C5A">
      <w:pPr>
        <w:pStyle w:val="TPC-ClauseWording-Align"/>
        <w:jc w:val="center"/>
        <w:rPr>
          <w:rFonts w:ascii="Palatino Linotype" w:hAnsi="Palatino Linotype"/>
          <w:noProof/>
        </w:rPr>
      </w:pPr>
    </w:p>
    <w:p w14:paraId="672CE820" w14:textId="7184E502" w:rsidR="004D5C5A" w:rsidRPr="00836BED" w:rsidRDefault="004D5C5A" w:rsidP="00836BED">
      <w:pPr>
        <w:pStyle w:val="TPC-ClauseWording-Align"/>
        <w:ind w:left="0"/>
        <w:jc w:val="left"/>
        <w:rPr>
          <w:rFonts w:ascii="Palatino Linotype" w:hAnsi="Palatino Linotype"/>
        </w:rPr>
      </w:pPr>
      <w:r w:rsidRPr="00836BED">
        <w:rPr>
          <w:rFonts w:ascii="Palatino Linotype" w:hAnsi="Palatino Linotype"/>
        </w:rPr>
        <w:lastRenderedPageBreak/>
        <w:t>If the option</w:t>
      </w:r>
      <w:r w:rsidR="00726351">
        <w:rPr>
          <w:rFonts w:ascii="Palatino Linotype" w:hAnsi="Palatino Linotype"/>
        </w:rPr>
        <w:t>al</w:t>
      </w:r>
      <w:r w:rsidRPr="00836BED">
        <w:rPr>
          <w:rFonts w:ascii="Palatino Linotype" w:hAnsi="Palatino Linotype"/>
        </w:rPr>
        <w:t xml:space="preserve"> TPC-Energy Secondary Metrics </w:t>
      </w:r>
      <w:r w:rsidR="00726351">
        <w:rPr>
          <w:rFonts w:ascii="Palatino Linotype" w:hAnsi="Palatino Linotype"/>
        </w:rPr>
        <w:t xml:space="preserve">are </w:t>
      </w:r>
      <w:r w:rsidRPr="00836BED">
        <w:rPr>
          <w:rFonts w:ascii="Palatino Linotype" w:hAnsi="Palatino Linotype"/>
        </w:rPr>
        <w:t xml:space="preserve">reported, the </w:t>
      </w:r>
      <w:r w:rsidRPr="00836BED">
        <w:rPr>
          <w:rFonts w:ascii="Palatino Linotype" w:hAnsi="Palatino Linotype"/>
          <w:bCs/>
        </w:rPr>
        <w:t>components</w:t>
      </w:r>
      <w:r w:rsidRPr="00836BED">
        <w:rPr>
          <w:rFonts w:ascii="Palatino Linotype" w:hAnsi="Palatino Linotype"/>
        </w:rPr>
        <w:t xml:space="preserve"> which are included in each subsystem must be identified. This can be achieved with separate lists to be included in the FDR or with a specific designation in the price spreadsheet</w:t>
      </w:r>
      <w:r w:rsidR="003D1F92">
        <w:rPr>
          <w:rFonts w:ascii="Palatino Linotype" w:hAnsi="Palatino Linotype"/>
        </w:rPr>
        <w:t xml:space="preserve"> (</w:t>
      </w:r>
      <w:r w:rsidR="005F14C1">
        <w:rPr>
          <w:rFonts w:ascii="Palatino Linotype" w:hAnsi="Palatino Linotype"/>
        </w:rPr>
        <w:t>see Clause</w:t>
      </w:r>
      <w:r w:rsidR="00446873">
        <w:rPr>
          <w:rFonts w:ascii="Palatino Linotype" w:hAnsi="Palatino Linotype"/>
        </w:rPr>
        <w:t xml:space="preserve"> 7.12</w:t>
      </w:r>
      <w:r w:rsidR="00C41ADE">
        <w:rPr>
          <w:rFonts w:ascii="Palatino Linotype" w:hAnsi="Palatino Linotype"/>
        </w:rPr>
        <w:t xml:space="preserve">). </w:t>
      </w:r>
      <w:r w:rsidRPr="00836BED">
        <w:rPr>
          <w:rFonts w:ascii="Palatino Linotype" w:hAnsi="Palatino Linotype"/>
        </w:rPr>
        <w:t xml:space="preserve"> Every </w:t>
      </w:r>
      <w:r w:rsidRPr="00836BED">
        <w:rPr>
          <w:rFonts w:ascii="Palatino Linotype" w:hAnsi="Palatino Linotype"/>
          <w:bCs/>
        </w:rPr>
        <w:t>component</w:t>
      </w:r>
      <w:r w:rsidRPr="00836BED">
        <w:rPr>
          <w:rFonts w:ascii="Palatino Linotype" w:hAnsi="Palatino Linotype"/>
        </w:rPr>
        <w:t xml:space="preserve"> that consumes energy must be included in exactly one subsystem. For each defined subsystem, the calculations defined for the TPC-Energy Secondary Metrics must be reported, using the </w:t>
      </w:r>
      <w:r w:rsidR="00F50C86" w:rsidRPr="00365EB2">
        <w:rPr>
          <w:rFonts w:ascii="Palatino Linotype" w:hAnsi="Palatino Linotype"/>
          <w:b/>
        </w:rPr>
        <w:t>reported p</w:t>
      </w:r>
      <w:r w:rsidRPr="00365EB2">
        <w:rPr>
          <w:rFonts w:ascii="Palatino Linotype" w:hAnsi="Palatino Linotype"/>
          <w:b/>
        </w:rPr>
        <w:t xml:space="preserve">erformance </w:t>
      </w:r>
      <w:r w:rsidR="00F50C86" w:rsidRPr="00365EB2">
        <w:rPr>
          <w:rFonts w:ascii="Palatino Linotype" w:hAnsi="Palatino Linotype"/>
          <w:b/>
        </w:rPr>
        <w:t>m</w:t>
      </w:r>
      <w:r w:rsidRPr="00365EB2">
        <w:rPr>
          <w:rFonts w:ascii="Palatino Linotype" w:hAnsi="Palatino Linotype"/>
          <w:b/>
        </w:rPr>
        <w:t>etric</w:t>
      </w:r>
      <w:r w:rsidRPr="00836BED">
        <w:rPr>
          <w:rFonts w:ascii="Palatino Linotype" w:hAnsi="Palatino Linotype"/>
        </w:rPr>
        <w:t xml:space="preserve"> of the entire SUT and the energy consumption for each subsystem under report. </w:t>
      </w:r>
    </w:p>
    <w:p w14:paraId="40D2085D" w14:textId="77777777" w:rsidR="00FE5C96" w:rsidRPr="00836BED" w:rsidRDefault="00FE5C96" w:rsidP="00FE5C96">
      <w:pPr>
        <w:pStyle w:val="TPC-ClauseWording-Align"/>
        <w:ind w:left="0"/>
        <w:jc w:val="left"/>
        <w:rPr>
          <w:rFonts w:ascii="Palatino Linotype" w:hAnsi="Palatino Linotype"/>
        </w:rPr>
      </w:pPr>
    </w:p>
    <w:p w14:paraId="5497B179" w14:textId="77777777" w:rsidR="00FE5C96" w:rsidRDefault="00107D86" w:rsidP="00FE5C96">
      <w:pPr>
        <w:pStyle w:val="TPC-ClauseWording-Align"/>
        <w:jc w:val="center"/>
        <w:rPr>
          <w:rFonts w:ascii="Palatino Linotype" w:eastAsia="MS Mincho" w:hAnsi="Palatino Linotype"/>
          <w:bCs/>
          <w:lang w:eastAsia="ja-JP"/>
        </w:rPr>
      </w:pPr>
      <w:r w:rsidRPr="00C6545F">
        <w:rPr>
          <w:rFonts w:ascii="Palatino Linotype" w:eastAsia="MS Mincho" w:hAnsi="Palatino Linotype"/>
          <w:bCs/>
          <w:noProof/>
          <w:position w:val="-42"/>
          <w:lang w:eastAsia="ja-JP"/>
        </w:rPr>
        <w:object w:dxaOrig="1140" w:dyaOrig="1180" w14:anchorId="6648640B">
          <v:shape id="_x0000_i1025" type="#_x0000_t75" alt="" style="width:109.5pt;height:100pt;mso-width-percent:0;mso-height-percent:0;mso-width-percent:0;mso-height-percent:0" o:ole="">
            <v:imagedata r:id="rId53" o:title=""/>
          </v:shape>
          <o:OLEObject Type="Embed" ProgID="Equation.DSMT4" ShapeID="_x0000_i1025" DrawAspect="Content" ObjectID="_1581756054" r:id="rId54"/>
        </w:object>
      </w:r>
    </w:p>
    <w:p w14:paraId="5A80590E" w14:textId="77777777" w:rsidR="002A5BBC" w:rsidRDefault="004D5C5A" w:rsidP="0003160F">
      <w:r w:rsidRPr="00836BED">
        <w:t xml:space="preserve">Where </w:t>
      </w:r>
      <w:r w:rsidR="00AC6DAD">
        <w:t>p</w:t>
      </w:r>
      <w:r w:rsidR="002A5BBC" w:rsidRPr="00365EB2">
        <w:rPr>
          <w:vertAlign w:val="subscript"/>
        </w:rPr>
        <w:t>i</w:t>
      </w:r>
      <w:r w:rsidR="0052542E">
        <w:t xml:space="preserve"> </w:t>
      </w:r>
      <w:r w:rsidR="002A5BBC">
        <w:t xml:space="preserve">is </w:t>
      </w:r>
      <w:r w:rsidRPr="00836BED">
        <w:t>power measurement of each subsystem</w:t>
      </w:r>
      <w:r w:rsidR="0052542E">
        <w:t xml:space="preserve"> i</w:t>
      </w:r>
      <w:r w:rsidRPr="00836BED">
        <w:t xml:space="preserve"> during the</w:t>
      </w:r>
      <w:r w:rsidR="002A5BBC">
        <w:t xml:space="preserve"> run. </w:t>
      </w:r>
    </w:p>
    <w:p w14:paraId="08E54FB9" w14:textId="7EC7A708" w:rsidR="00350DFB" w:rsidRDefault="005F14C1" w:rsidP="00B76A71">
      <w:r>
        <w:t>For example, p</w:t>
      </w:r>
      <w:r w:rsidRPr="00F04486">
        <w:rPr>
          <w:vertAlign w:val="subscript"/>
        </w:rPr>
        <w:t>i</w:t>
      </w:r>
      <w:r>
        <w:t xml:space="preserve"> = p</w:t>
      </w:r>
      <w:r w:rsidRPr="00365EB2">
        <w:rPr>
          <w:vertAlign w:val="subscript"/>
        </w:rPr>
        <w:t>storage</w:t>
      </w:r>
      <w:r>
        <w:t xml:space="preserve"> is the power consumption of the storage subsystem for the run.</w:t>
      </w:r>
    </w:p>
    <w:p w14:paraId="60301351" w14:textId="77777777" w:rsidR="00D135C3" w:rsidRDefault="00350DFB" w:rsidP="009C1552">
      <w:r>
        <w:t>T is the time elapsed time for the performance run</w:t>
      </w:r>
      <w:r w:rsidR="00D135C3">
        <w:t>.</w:t>
      </w:r>
    </w:p>
    <w:p w14:paraId="2F620396" w14:textId="77777777" w:rsidR="004D5C5A" w:rsidRDefault="00D135C3" w:rsidP="009C1552">
      <w:r>
        <w:t xml:space="preserve">P(t) power consumption measured at time t  </w:t>
      </w:r>
    </w:p>
    <w:p w14:paraId="5E306051" w14:textId="77777777" w:rsidR="007A6F08" w:rsidRDefault="00CF0ABE" w:rsidP="00FB0F2B">
      <w:pPr>
        <w:pStyle w:val="Caption"/>
        <w:keepNext/>
        <w:numPr>
          <w:ilvl w:val="0"/>
          <w:numId w:val="0"/>
        </w:numPr>
        <w:ind w:left="450" w:hanging="450"/>
      </w:pPr>
      <w:r>
        <w:t xml:space="preserve">Figure </w:t>
      </w:r>
      <w:r w:rsidR="00CD00FF">
        <w:fldChar w:fldCharType="begin"/>
      </w:r>
      <w:r w:rsidR="00ED199C">
        <w:instrText xml:space="preserve"> SEQ Figure \* ARABIC </w:instrText>
      </w:r>
      <w:r w:rsidR="00CD00FF">
        <w:fldChar w:fldCharType="separate"/>
      </w:r>
      <w:r w:rsidR="00CE14B0">
        <w:rPr>
          <w:noProof/>
        </w:rPr>
        <w:t>4</w:t>
      </w:r>
      <w:r w:rsidR="00CD00FF">
        <w:rPr>
          <w:noProof/>
        </w:rPr>
        <w:fldChar w:fldCharType="end"/>
      </w:r>
      <w:r>
        <w:t xml:space="preserve"> </w:t>
      </w:r>
      <w:r w:rsidRPr="009402B2">
        <w:t>Power Measurement for Subsystems</w:t>
      </w:r>
    </w:p>
    <w:p w14:paraId="00EBE091" w14:textId="77777777" w:rsidR="007A6F08" w:rsidRDefault="004D5C5A" w:rsidP="00FB0F2B">
      <w:pPr>
        <w:pStyle w:val="TPC-ClauseWording-Align"/>
        <w:ind w:left="0"/>
        <w:jc w:val="left"/>
        <w:rPr>
          <w:rFonts w:ascii="Palatino Linotype" w:hAnsi="Palatino Linotype"/>
        </w:rPr>
      </w:pPr>
      <w:r w:rsidRPr="00836BED">
        <w:rPr>
          <w:rFonts w:ascii="Palatino Linotype" w:hAnsi="Palatino Linotype"/>
          <w:noProof/>
        </w:rPr>
        <w:drawing>
          <wp:inline distT="0" distB="0" distL="0" distR="0" wp14:anchorId="0232EDC4" wp14:editId="76D81DAA">
            <wp:extent cx="4288972" cy="2629592"/>
            <wp:effectExtent l="0" t="0" r="0" b="0"/>
            <wp:docPr id="3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srcRect/>
                    <a:stretch>
                      <a:fillRect/>
                    </a:stretch>
                  </pic:blipFill>
                  <pic:spPr bwMode="auto">
                    <a:xfrm>
                      <a:off x="0" y="0"/>
                      <a:ext cx="4305711" cy="2639855"/>
                    </a:xfrm>
                    <a:prstGeom prst="rect">
                      <a:avLst/>
                    </a:prstGeom>
                    <a:noFill/>
                    <a:ln w="9525">
                      <a:noFill/>
                      <a:miter lim="800000"/>
                      <a:headEnd/>
                      <a:tailEnd/>
                    </a:ln>
                  </pic:spPr>
                </pic:pic>
              </a:graphicData>
            </a:graphic>
          </wp:inline>
        </w:drawing>
      </w:r>
    </w:p>
    <w:p w14:paraId="7412C5AF" w14:textId="77777777" w:rsidR="007A6F08" w:rsidRDefault="00D07D18" w:rsidP="00FB0F2B">
      <w:pPr>
        <w:pStyle w:val="Body"/>
        <w:ind w:left="0"/>
        <w:rPr>
          <w:b/>
        </w:rPr>
      </w:pPr>
      <w:r>
        <w:rPr>
          <w:b/>
        </w:rPr>
        <w:t>Comment</w:t>
      </w:r>
      <w:r w:rsidR="00C14C11" w:rsidRPr="00ED199C">
        <w:rPr>
          <w:b/>
        </w:rPr>
        <w:t>:</w:t>
      </w:r>
      <w:r w:rsidR="00C14C11">
        <w:t xml:space="preserve"> </w:t>
      </w:r>
      <w:r w:rsidR="00726351">
        <w:t>For i</w:t>
      </w:r>
      <w:r w:rsidR="004D5C5A" w:rsidRPr="00836BED">
        <w:t>dle Power reporting please refer the TPC-Energy Specification.</w:t>
      </w:r>
    </w:p>
    <w:p w14:paraId="0F36AE75" w14:textId="77777777" w:rsidR="004D5C5A" w:rsidRPr="00836BED" w:rsidRDefault="004D5C5A" w:rsidP="00ED199C">
      <w:pPr>
        <w:pStyle w:val="TPC-ListL1-Numbers"/>
      </w:pPr>
    </w:p>
    <w:p w14:paraId="3FCF8277" w14:textId="233F472E" w:rsidR="00CA7C19" w:rsidRDefault="004D5C5A" w:rsidP="00A64E1B">
      <w:pPr>
        <w:pStyle w:val="Heading2"/>
      </w:pPr>
      <w:bookmarkStart w:id="734" w:name="Rah61689"/>
      <w:bookmarkStart w:id="735" w:name="Rah61689T"/>
      <w:bookmarkStart w:id="736" w:name="_Ref410636050"/>
      <w:bookmarkStart w:id="737" w:name="_Toc408228054"/>
      <w:bookmarkStart w:id="738" w:name="_Toc465938822"/>
      <w:bookmarkStart w:id="739" w:name="_Toc465939485"/>
      <w:bookmarkStart w:id="740" w:name="_Toc465940275"/>
      <w:bookmarkStart w:id="741" w:name="_Toc465940369"/>
      <w:bookmarkStart w:id="742" w:name="_Toc465940730"/>
      <w:bookmarkEnd w:id="734"/>
      <w:r w:rsidRPr="00836BED">
        <w:lastRenderedPageBreak/>
        <w:t xml:space="preserve">6.3 TPCx-HS </w:t>
      </w:r>
      <w:bookmarkStart w:id="743" w:name="Xah998758"/>
      <w:bookmarkStart w:id="744" w:name="Xah998759"/>
      <w:bookmarkEnd w:id="735"/>
      <w:bookmarkEnd w:id="743"/>
      <w:bookmarkEnd w:id="744"/>
      <w:r w:rsidRPr="00836BED">
        <w:t>Energy Metric</w:t>
      </w:r>
      <w:bookmarkEnd w:id="736"/>
      <w:bookmarkEnd w:id="737"/>
      <w:bookmarkEnd w:id="738"/>
      <w:bookmarkEnd w:id="739"/>
      <w:bookmarkEnd w:id="740"/>
      <w:bookmarkEnd w:id="741"/>
      <w:bookmarkEnd w:id="742"/>
    </w:p>
    <w:p w14:paraId="16CCDF68" w14:textId="77777777" w:rsidR="004D5C5A" w:rsidRPr="00836BED" w:rsidRDefault="001D7185" w:rsidP="00B76A71">
      <w:r>
        <w:t xml:space="preserve">The energy measurement from the </w:t>
      </w:r>
      <w:r w:rsidRPr="00365EB2">
        <w:rPr>
          <w:b/>
        </w:rPr>
        <w:t>reported run</w:t>
      </w:r>
      <w:r>
        <w:t xml:space="preserve"> is </w:t>
      </w:r>
      <w:r w:rsidR="004D5C5A" w:rsidRPr="00836BED">
        <w:t>used to compute the TPC</w:t>
      </w:r>
      <w:r w:rsidR="001F4FFB">
        <w:t xml:space="preserve">x </w:t>
      </w:r>
      <w:r w:rsidR="004D5C5A" w:rsidRPr="00836BED">
        <w:t>-HS</w:t>
      </w:r>
      <w:r>
        <w:t xml:space="preserve"> power metric </w:t>
      </w:r>
      <w:r w:rsidR="004D5C5A" w:rsidRPr="00836BED">
        <w:t xml:space="preserve">at the chosen </w:t>
      </w:r>
      <w:r w:rsidR="005D2DDD">
        <w:t>Scale Factor</w:t>
      </w:r>
      <w:bookmarkStart w:id="745" w:name="Xah998763"/>
      <w:bookmarkEnd w:id="745"/>
      <w:r w:rsidR="004D5C5A" w:rsidRPr="00836BED">
        <w:t>. It must be computed as:</w:t>
      </w:r>
    </w:p>
    <w:p w14:paraId="4CA359E5" w14:textId="77777777" w:rsidR="0052542E" w:rsidRPr="00365EB2" w:rsidRDefault="00BE4C73" w:rsidP="009C1552">
      <w:pPr>
        <w:pStyle w:val="Picture"/>
      </w:pPr>
      <w:r>
        <w:rPr>
          <w:lang w:eastAsia="ja-JP"/>
        </w:rPr>
        <w:t>E</w:t>
      </w:r>
      <w:r w:rsidR="00350DFB">
        <w:rPr>
          <w:lang w:eastAsia="ja-JP"/>
        </w:rPr>
        <w:t xml:space="preserve"> / (T * </w:t>
      </w:r>
      <w:r w:rsidR="007B6913">
        <w:rPr>
          <w:lang w:eastAsia="ja-JP"/>
        </w:rPr>
        <w:t>HSph@SF</w:t>
      </w:r>
      <w:r w:rsidR="00350DFB">
        <w:rPr>
          <w:lang w:eastAsia="ja-JP"/>
        </w:rPr>
        <w:t>)</w:t>
      </w:r>
    </w:p>
    <w:p w14:paraId="31BC7A1D" w14:textId="77777777" w:rsidR="00D35A4E" w:rsidRDefault="00D35A4E" w:rsidP="00ED199C">
      <w:pPr>
        <w:pStyle w:val="Heading4"/>
      </w:pPr>
      <w:bookmarkStart w:id="746" w:name="Xah998775"/>
      <w:bookmarkStart w:id="747" w:name="Rah_Ref389553839"/>
      <w:bookmarkStart w:id="748" w:name="Rah_Ref414102225"/>
      <w:bookmarkStart w:id="749" w:name="Xah998854"/>
      <w:bookmarkStart w:id="750" w:name="Xah998857"/>
      <w:bookmarkStart w:id="751" w:name="Xah998858"/>
      <w:bookmarkStart w:id="752" w:name="Xah998859"/>
      <w:bookmarkEnd w:id="746"/>
      <w:bookmarkEnd w:id="747"/>
      <w:bookmarkEnd w:id="748"/>
      <w:bookmarkEnd w:id="749"/>
      <w:bookmarkEnd w:id="750"/>
      <w:bookmarkEnd w:id="751"/>
      <w:bookmarkEnd w:id="752"/>
      <w:r>
        <w:t>Where:</w:t>
      </w:r>
    </w:p>
    <w:p w14:paraId="26A56ECC" w14:textId="77777777" w:rsidR="00D35A4E" w:rsidRDefault="00D35A4E" w:rsidP="002E27AB">
      <w:pPr>
        <w:pStyle w:val="Heading4"/>
        <w:numPr>
          <w:ilvl w:val="0"/>
          <w:numId w:val="53"/>
        </w:numPr>
      </w:pPr>
      <w:r>
        <w:t xml:space="preserve">E is the energy consumption for the </w:t>
      </w:r>
      <w:r w:rsidR="001D7185" w:rsidRPr="00365EB2">
        <w:rPr>
          <w:b/>
        </w:rPr>
        <w:t>reported run</w:t>
      </w:r>
    </w:p>
    <w:p w14:paraId="33984DCB" w14:textId="77777777" w:rsidR="00D35A4E" w:rsidRDefault="00D35A4E" w:rsidP="002E27AB">
      <w:pPr>
        <w:pStyle w:val="Heading4"/>
        <w:numPr>
          <w:ilvl w:val="0"/>
          <w:numId w:val="53"/>
        </w:numPr>
      </w:pPr>
      <w:r>
        <w:t xml:space="preserve">T is the </w:t>
      </w:r>
      <w:r w:rsidR="00B506EB">
        <w:t>elapsed</w:t>
      </w:r>
      <w:r>
        <w:t xml:space="preserve"> time in seconds for the </w:t>
      </w:r>
      <w:r w:rsidR="001D7185" w:rsidRPr="00F218F9">
        <w:rPr>
          <w:b/>
        </w:rPr>
        <w:t>reported run</w:t>
      </w:r>
    </w:p>
    <w:p w14:paraId="74ED3BBC" w14:textId="77777777" w:rsidR="00D35A4E" w:rsidRPr="00F012FF" w:rsidRDefault="00D35A4E" w:rsidP="002E27AB">
      <w:pPr>
        <w:pStyle w:val="Heading4"/>
        <w:numPr>
          <w:ilvl w:val="0"/>
          <w:numId w:val="53"/>
        </w:numPr>
      </w:pPr>
      <w:r>
        <w:t xml:space="preserve"> </w:t>
      </w:r>
      <w:r w:rsidRPr="00365EB2">
        <w:rPr>
          <w:i/>
          <w:lang w:eastAsia="ja-JP"/>
        </w:rPr>
        <w:t>HSph@SF</w:t>
      </w:r>
      <w:r>
        <w:rPr>
          <w:i/>
          <w:sz w:val="28"/>
          <w:szCs w:val="28"/>
          <w:lang w:eastAsia="ja-JP"/>
        </w:rPr>
        <w:t xml:space="preserve"> </w:t>
      </w:r>
      <w:r w:rsidR="001D7185">
        <w:t xml:space="preserve">is the </w:t>
      </w:r>
      <w:r w:rsidR="001D7185" w:rsidRPr="00365EB2">
        <w:t>reported</w:t>
      </w:r>
      <w:r w:rsidRPr="00365EB2">
        <w:t xml:space="preserve"> perform</w:t>
      </w:r>
      <w:r w:rsidR="005D2DDD" w:rsidRPr="00365EB2">
        <w:t>ance</w:t>
      </w:r>
      <w:r w:rsidRPr="00365EB2">
        <w:t xml:space="preserve"> </w:t>
      </w:r>
      <w:r w:rsidR="005D2DDD" w:rsidRPr="00365EB2">
        <w:t>metric</w:t>
      </w:r>
    </w:p>
    <w:p w14:paraId="4C199714" w14:textId="77777777" w:rsidR="007A6F08" w:rsidRDefault="00D07D18" w:rsidP="00FB0F2B">
      <w:pPr>
        <w:pStyle w:val="Body"/>
        <w:ind w:left="0"/>
      </w:pPr>
      <w:r>
        <w:rPr>
          <w:b/>
        </w:rPr>
        <w:t>Comment</w:t>
      </w:r>
      <w:r w:rsidR="00C14C11" w:rsidRPr="00ED199C">
        <w:rPr>
          <w:b/>
        </w:rPr>
        <w:t>:</w:t>
      </w:r>
      <w:r w:rsidR="00C14C11">
        <w:t xml:space="preserve"> </w:t>
      </w:r>
      <w:r w:rsidR="004D5C5A" w:rsidRPr="00836BED">
        <w:t>The units of Energy Metric are reported to one digit after the decimal point, rounded to the nearest 0.1.</w:t>
      </w:r>
    </w:p>
    <w:p w14:paraId="0CC5B6CE" w14:textId="53030174" w:rsidR="00CA7C19" w:rsidRDefault="00F5648C" w:rsidP="00A64E1B">
      <w:pPr>
        <w:pStyle w:val="Heading2"/>
        <w:rPr>
          <w:sz w:val="20"/>
        </w:rPr>
      </w:pPr>
      <w:bookmarkStart w:id="753" w:name="Rak_Ref412600134T"/>
      <w:bookmarkStart w:id="754" w:name="Rak_Ref412600106T"/>
      <w:bookmarkStart w:id="755" w:name="_Toc149484570"/>
      <w:bookmarkStart w:id="756" w:name="_Toc408228055"/>
      <w:bookmarkStart w:id="757" w:name="_Toc465938823"/>
      <w:bookmarkStart w:id="758" w:name="_Toc465939486"/>
      <w:bookmarkStart w:id="759" w:name="_Toc465940276"/>
      <w:bookmarkStart w:id="760" w:name="_Toc465940370"/>
      <w:bookmarkStart w:id="761" w:name="_Toc465940731"/>
      <w:r>
        <w:t xml:space="preserve">6.4 </w:t>
      </w:r>
      <w:bookmarkStart w:id="762" w:name="Xak821375"/>
      <w:bookmarkEnd w:id="753"/>
      <w:bookmarkEnd w:id="754"/>
      <w:bookmarkEnd w:id="755"/>
      <w:bookmarkEnd w:id="762"/>
      <w:r w:rsidR="00C41ADE">
        <w:t>Reporting TPC-Energy Optional Metrics</w:t>
      </w:r>
      <w:bookmarkEnd w:id="756"/>
      <w:bookmarkEnd w:id="757"/>
      <w:bookmarkEnd w:id="758"/>
      <w:bookmarkEnd w:id="759"/>
      <w:bookmarkEnd w:id="760"/>
      <w:bookmarkEnd w:id="761"/>
    </w:p>
    <w:p w14:paraId="1802BCD4" w14:textId="77777777" w:rsidR="004D5C5A" w:rsidRPr="00836BED" w:rsidRDefault="004D5C5A" w:rsidP="00ED199C">
      <w:r w:rsidRPr="00836BED">
        <w:t>When the TPC-Energy optional reporting is selected by the test sponsor, the additional requirements and format of TPC-Energy related items in the executive summary</w:t>
      </w:r>
      <w:r w:rsidR="00C41ADE">
        <w:t xml:space="preserve"> and </w:t>
      </w:r>
      <w:r w:rsidR="00B506EB">
        <w:t xml:space="preserve">FDR </w:t>
      </w:r>
      <w:r w:rsidR="00B506EB" w:rsidRPr="00836BED">
        <w:t>are</w:t>
      </w:r>
      <w:r w:rsidRPr="00836BED">
        <w:t xml:space="preserve"> included in the TPC Energy Specification, located at </w:t>
      </w:r>
      <w:hyperlink r:id="rId56" w:history="1">
        <w:r w:rsidR="005417FB">
          <w:rPr>
            <w:rStyle w:val="Hyperlink"/>
            <w:rFonts w:ascii="Palatino Linotype" w:hAnsi="Palatino Linotype"/>
          </w:rPr>
          <w:t>www.</w:t>
        </w:r>
        <w:r w:rsidR="00655F11">
          <w:rPr>
            <w:rStyle w:val="Hyperlink"/>
            <w:rFonts w:ascii="Palatino Linotype" w:hAnsi="Palatino Linotype"/>
          </w:rPr>
          <w:t>tpc.org</w:t>
        </w:r>
      </w:hyperlink>
      <w:r w:rsidRPr="00836BED">
        <w:t>.</w:t>
      </w:r>
    </w:p>
    <w:p w14:paraId="3C12C923" w14:textId="036FC730" w:rsidR="00F5648C" w:rsidRPr="00836BED" w:rsidRDefault="00F5648C" w:rsidP="00A64E1B">
      <w:pPr>
        <w:pStyle w:val="Heading1"/>
      </w:pPr>
      <w:bookmarkStart w:id="763" w:name="_Toc149484566"/>
      <w:bookmarkStart w:id="764" w:name="Rak_Ref389557025T"/>
      <w:bookmarkStart w:id="765" w:name="Rak_Ref389029624T"/>
      <w:bookmarkStart w:id="766" w:name="_Toc408228056"/>
      <w:bookmarkStart w:id="767" w:name="_Ref410751888"/>
      <w:bookmarkStart w:id="768" w:name="_Toc465938824"/>
      <w:bookmarkStart w:id="769" w:name="_Toc465939487"/>
      <w:bookmarkStart w:id="770" w:name="_Toc465940277"/>
      <w:bookmarkStart w:id="771" w:name="_Toc465940371"/>
      <w:bookmarkStart w:id="772" w:name="_Toc465940732"/>
      <w:r w:rsidRPr="00836BED">
        <w:lastRenderedPageBreak/>
        <w:t>CLAUSE 7: FULL DISCLOSURE</w:t>
      </w:r>
      <w:bookmarkEnd w:id="763"/>
      <w:bookmarkEnd w:id="764"/>
      <w:bookmarkEnd w:id="765"/>
      <w:bookmarkEnd w:id="766"/>
      <w:bookmarkEnd w:id="767"/>
      <w:bookmarkEnd w:id="768"/>
      <w:bookmarkEnd w:id="769"/>
      <w:bookmarkEnd w:id="770"/>
      <w:bookmarkEnd w:id="771"/>
      <w:bookmarkEnd w:id="772"/>
    </w:p>
    <w:p w14:paraId="37BB1F6E" w14:textId="77777777" w:rsidR="00F5648C" w:rsidRPr="00836BED" w:rsidRDefault="00F5648C" w:rsidP="009C1552">
      <w:r w:rsidRPr="00836BED">
        <w:t xml:space="preserve">Rules for reporting </w:t>
      </w:r>
      <w:r w:rsidRPr="00836BED">
        <w:rPr>
          <w:b/>
          <w:bCs/>
        </w:rPr>
        <w:t xml:space="preserve">Pricing </w:t>
      </w:r>
      <w:r w:rsidRPr="00836BED">
        <w:t>information are included in the TPC Pricing Specifica</w:t>
      </w:r>
      <w:r w:rsidRPr="00836BED">
        <w:softHyphen/>
        <w:t xml:space="preserve">tion located at </w:t>
      </w:r>
      <w:hyperlink r:id="rId57" w:history="1">
        <w:r w:rsidR="00CE14B0" w:rsidRPr="00CE14B0">
          <w:rPr>
            <w:rStyle w:val="Hyperlink"/>
            <w:rFonts w:ascii="Palatino Linotype" w:hAnsi="Palatino Linotype" w:cs="Palatino"/>
          </w:rPr>
          <w:t>www.</w:t>
        </w:r>
        <w:r w:rsidR="00655F11">
          <w:rPr>
            <w:rStyle w:val="Hyperlink"/>
            <w:rFonts w:ascii="Palatino Linotype" w:hAnsi="Palatino Linotype" w:cs="Palatino"/>
          </w:rPr>
          <w:t>tpc.org</w:t>
        </w:r>
      </w:hyperlink>
      <w:r w:rsidRPr="00836BED">
        <w:t>.</w:t>
      </w:r>
    </w:p>
    <w:p w14:paraId="20B17F07" w14:textId="52A5A80D" w:rsidR="00CA7C19" w:rsidRDefault="0029265B" w:rsidP="00A64E1B">
      <w:pPr>
        <w:pStyle w:val="Heading2"/>
      </w:pPr>
      <w:bookmarkStart w:id="773" w:name="_Toc149484567"/>
      <w:bookmarkStart w:id="774" w:name="_Ref409011496"/>
      <w:bookmarkStart w:id="775" w:name="_Toc408228057"/>
      <w:bookmarkStart w:id="776" w:name="_Toc465938825"/>
      <w:bookmarkStart w:id="777" w:name="_Toc465939488"/>
      <w:bookmarkStart w:id="778" w:name="_Toc465940278"/>
      <w:bookmarkStart w:id="779" w:name="_Toc465940372"/>
      <w:bookmarkStart w:id="780" w:name="_Toc465940733"/>
      <w:r>
        <w:t xml:space="preserve">7.1 </w:t>
      </w:r>
      <w:r w:rsidR="00F5648C" w:rsidRPr="00836BED">
        <w:t>Reporting Requirements</w:t>
      </w:r>
      <w:bookmarkEnd w:id="773"/>
      <w:bookmarkEnd w:id="774"/>
      <w:bookmarkEnd w:id="775"/>
      <w:bookmarkEnd w:id="776"/>
      <w:bookmarkEnd w:id="777"/>
      <w:bookmarkEnd w:id="778"/>
      <w:bookmarkEnd w:id="779"/>
      <w:bookmarkEnd w:id="780"/>
    </w:p>
    <w:p w14:paraId="5462EEA2" w14:textId="77777777" w:rsidR="00F5648C" w:rsidRPr="00836BED" w:rsidRDefault="00F5648C" w:rsidP="002E27AB">
      <w:pPr>
        <w:pStyle w:val="Heading6"/>
        <w:numPr>
          <w:ilvl w:val="2"/>
          <w:numId w:val="33"/>
        </w:numPr>
        <w:rPr>
          <w:bCs/>
        </w:rPr>
      </w:pPr>
      <w:bookmarkStart w:id="781" w:name="Rak_Ref389029207"/>
      <w:bookmarkStart w:id="782" w:name="Rak_Ref389029207T"/>
      <w:bookmarkEnd w:id="781"/>
      <w:r w:rsidRPr="00836BED">
        <w:t>A Full Disclosure Report (FDR</w:t>
      </w:r>
      <w:bookmarkStart w:id="783" w:name="Xak820797"/>
      <w:bookmarkEnd w:id="783"/>
      <w:r w:rsidRPr="00836BED">
        <w:t>) in pdf format and Executive Summary</w:t>
      </w:r>
      <w:bookmarkStart w:id="784" w:name="Xak820799"/>
      <w:bookmarkEnd w:id="784"/>
      <w:r w:rsidRPr="00836BED">
        <w:t xml:space="preserve"> are required.</w:t>
      </w:r>
      <w:bookmarkStart w:id="785" w:name="Rak_Ref389029207P"/>
      <w:bookmarkEnd w:id="782"/>
      <w:r w:rsidR="00CD00FF" w:rsidRPr="00836BED">
        <w:rPr>
          <w:bCs/>
          <w:vanish/>
        </w:rPr>
        <w:fldChar w:fldCharType="begin" w:fldLock="1"/>
      </w:r>
      <w:r w:rsidRPr="00836BED">
        <w:rPr>
          <w:vanish/>
        </w:rPr>
        <w:instrText xml:space="preserve">PAGEREF Rak_Ref389029207 \h  \* MERGEFORMAT </w:instrText>
      </w:r>
      <w:r w:rsidR="00CD00FF" w:rsidRPr="00836BED">
        <w:rPr>
          <w:bCs/>
          <w:vanish/>
        </w:rPr>
      </w:r>
      <w:r w:rsidR="00CD00FF" w:rsidRPr="00836BED">
        <w:rPr>
          <w:bCs/>
          <w:vanish/>
        </w:rPr>
        <w:fldChar w:fldCharType="separate"/>
      </w:r>
      <w:r w:rsidRPr="00836BED">
        <w:rPr>
          <w:vanish/>
        </w:rPr>
        <w:t>119</w:t>
      </w:r>
      <w:r w:rsidR="00CD00FF" w:rsidRPr="00836BED">
        <w:rPr>
          <w:bCs/>
          <w:vanish/>
        </w:rPr>
        <w:fldChar w:fldCharType="end"/>
      </w:r>
      <w:bookmarkEnd w:id="785"/>
      <w:r w:rsidR="00CD00FF" w:rsidRPr="00836BED">
        <w:rPr>
          <w:bCs/>
          <w:vanish/>
        </w:rPr>
        <w:fldChar w:fldCharType="begin"/>
      </w:r>
      <w:r w:rsidRPr="00836BED">
        <w:instrText>xe "Full Disclosure Report"</w:instrText>
      </w:r>
      <w:r w:rsidR="00CD00FF" w:rsidRPr="00836BED">
        <w:rPr>
          <w:bCs/>
          <w:vanish/>
        </w:rPr>
        <w:fldChar w:fldCharType="end"/>
      </w:r>
      <w:r w:rsidR="00CD00FF" w:rsidRPr="00836BED">
        <w:rPr>
          <w:bCs/>
          <w:vanish/>
        </w:rPr>
        <w:fldChar w:fldCharType="begin"/>
      </w:r>
      <w:r w:rsidRPr="00836BED">
        <w:instrText>xe "Executive summary"</w:instrText>
      </w:r>
      <w:r w:rsidR="00CD00FF" w:rsidRPr="00836BED">
        <w:rPr>
          <w:bCs/>
          <w:vanish/>
        </w:rPr>
        <w:fldChar w:fldCharType="end"/>
      </w:r>
    </w:p>
    <w:p w14:paraId="72699471" w14:textId="77777777" w:rsidR="00F5648C" w:rsidRPr="00836BED" w:rsidRDefault="00F5648C" w:rsidP="002E27AB">
      <w:pPr>
        <w:pStyle w:val="Heading6"/>
        <w:numPr>
          <w:ilvl w:val="2"/>
          <w:numId w:val="33"/>
        </w:numPr>
        <w:rPr>
          <w:bCs/>
        </w:rPr>
      </w:pPr>
      <w:r w:rsidRPr="00836BED">
        <w:t>The intent of this disclosure</w:t>
      </w:r>
      <w:bookmarkStart w:id="786" w:name="Xak820803"/>
      <w:bookmarkEnd w:id="786"/>
      <w:r w:rsidR="00CD00FF" w:rsidRPr="00836BED">
        <w:rPr>
          <w:bCs/>
        </w:rPr>
        <w:fldChar w:fldCharType="begin"/>
      </w:r>
      <w:r w:rsidRPr="00836BED">
        <w:instrText>xe "Full Disclosure Report"</w:instrText>
      </w:r>
      <w:r w:rsidR="00CD00FF" w:rsidRPr="00836BED">
        <w:rPr>
          <w:bCs/>
        </w:rPr>
        <w:fldChar w:fldCharType="end"/>
      </w:r>
      <w:r w:rsidRPr="00836BED">
        <w:t xml:space="preserve"> is to simplify comparison between results and for a customer to be able to replicate the results of this benchmark given appropriate documentation and products.</w:t>
      </w:r>
    </w:p>
    <w:p w14:paraId="577099DA" w14:textId="667A1546" w:rsidR="00CA7C19" w:rsidRDefault="0029265B" w:rsidP="00A64E1B">
      <w:pPr>
        <w:pStyle w:val="Heading2"/>
        <w:numPr>
          <w:ilvl w:val="1"/>
          <w:numId w:val="33"/>
        </w:numPr>
      </w:pPr>
      <w:bookmarkStart w:id="787" w:name="Rak_Ref389561104"/>
      <w:bookmarkStart w:id="788" w:name="Rak_Ref389561104T"/>
      <w:bookmarkStart w:id="789" w:name="_Toc149484568"/>
      <w:bookmarkStart w:id="790" w:name="_Toc408228058"/>
      <w:bookmarkStart w:id="791" w:name="_Toc465938826"/>
      <w:bookmarkStart w:id="792" w:name="_Toc465939489"/>
      <w:bookmarkStart w:id="793" w:name="_Toc465940279"/>
      <w:bookmarkStart w:id="794" w:name="_Toc465940373"/>
      <w:bookmarkStart w:id="795" w:name="_Toc465940734"/>
      <w:bookmarkEnd w:id="787"/>
      <w:r w:rsidRPr="00836BED">
        <w:t>F</w:t>
      </w:r>
      <w:r w:rsidR="00F5648C" w:rsidRPr="00836BED">
        <w:t>ormat Guidelines</w:t>
      </w:r>
      <w:bookmarkEnd w:id="788"/>
      <w:bookmarkEnd w:id="789"/>
      <w:bookmarkEnd w:id="790"/>
      <w:bookmarkEnd w:id="791"/>
      <w:bookmarkEnd w:id="792"/>
      <w:bookmarkEnd w:id="793"/>
      <w:bookmarkEnd w:id="794"/>
      <w:bookmarkEnd w:id="795"/>
    </w:p>
    <w:p w14:paraId="15CB2221" w14:textId="77777777" w:rsidR="0029265B" w:rsidRPr="00836BED" w:rsidRDefault="00F5648C" w:rsidP="002E27AB">
      <w:pPr>
        <w:pStyle w:val="Heading6"/>
        <w:numPr>
          <w:ilvl w:val="2"/>
          <w:numId w:val="33"/>
        </w:numPr>
      </w:pPr>
      <w:r w:rsidRPr="00836BED">
        <w:t>While established practice or practical limitations may cause a particular benchmark disclosure</w:t>
      </w:r>
      <w:bookmarkStart w:id="796" w:name="Xak820813"/>
      <w:bookmarkEnd w:id="796"/>
      <w:r w:rsidR="00CD00FF" w:rsidRPr="00836BED">
        <w:fldChar w:fldCharType="begin"/>
      </w:r>
      <w:r w:rsidRPr="00836BED">
        <w:instrText>xe "Full Disclosure Report"</w:instrText>
      </w:r>
      <w:r w:rsidR="00CD00FF" w:rsidRPr="00836BED">
        <w:fldChar w:fldCharType="end"/>
      </w:r>
      <w:r w:rsidRPr="00836BED">
        <w:t xml:space="preserve"> to differ from the examples provided in various small ways, every effort should be made to conform to the format guidelines. The intent is to make it as easy as possible for a reviewer to read, compare and evaluate material in different benchmark disclosures.</w:t>
      </w:r>
    </w:p>
    <w:p w14:paraId="2CE90EFA" w14:textId="77777777" w:rsidR="0029265B" w:rsidRPr="00836BED" w:rsidRDefault="00F5648C" w:rsidP="002E27AB">
      <w:pPr>
        <w:pStyle w:val="Heading6"/>
        <w:numPr>
          <w:ilvl w:val="2"/>
          <w:numId w:val="33"/>
        </w:numPr>
      </w:pPr>
      <w:r w:rsidRPr="00836BED">
        <w:t>All sections of the report, including appendices, must be printed using font sizes of a minimum of 8 points.</w:t>
      </w:r>
    </w:p>
    <w:p w14:paraId="03F04F23" w14:textId="77777777" w:rsidR="00F5648C" w:rsidRPr="00836BED" w:rsidRDefault="00F5648C" w:rsidP="002E27AB">
      <w:pPr>
        <w:pStyle w:val="Heading6"/>
        <w:numPr>
          <w:ilvl w:val="2"/>
          <w:numId w:val="33"/>
        </w:numPr>
      </w:pPr>
      <w:r w:rsidRPr="00836BED">
        <w:t>The Executive Summary</w:t>
      </w:r>
      <w:bookmarkStart w:id="797" w:name="Xak820819"/>
      <w:bookmarkEnd w:id="797"/>
      <w:r w:rsidR="00CD00FF" w:rsidRPr="00836BED">
        <w:fldChar w:fldCharType="begin"/>
      </w:r>
      <w:r w:rsidRPr="00836BED">
        <w:instrText>xe "Executive summary"</w:instrText>
      </w:r>
      <w:r w:rsidR="00CD00FF" w:rsidRPr="00836BED">
        <w:fldChar w:fldCharType="end"/>
      </w:r>
      <w:r w:rsidRPr="00836BED">
        <w:t xml:space="preserve"> must be included near the beginning of the full disclosure</w:t>
      </w:r>
      <w:bookmarkStart w:id="798" w:name="Xak820821"/>
      <w:bookmarkEnd w:id="798"/>
      <w:r w:rsidR="00CD00FF" w:rsidRPr="00836BED">
        <w:fldChar w:fldCharType="begin"/>
      </w:r>
      <w:r w:rsidRPr="00836BED">
        <w:instrText>xe "Full Disclosure Report"</w:instrText>
      </w:r>
      <w:r w:rsidR="00CD00FF" w:rsidRPr="00836BED">
        <w:fldChar w:fldCharType="end"/>
      </w:r>
      <w:r w:rsidRPr="00836BED">
        <w:t xml:space="preserve"> report.</w:t>
      </w:r>
    </w:p>
    <w:p w14:paraId="35189BAD" w14:textId="1714B043" w:rsidR="007A6F08" w:rsidRDefault="00F5648C" w:rsidP="00A64E1B">
      <w:pPr>
        <w:pStyle w:val="Heading2"/>
        <w:numPr>
          <w:ilvl w:val="1"/>
          <w:numId w:val="33"/>
        </w:numPr>
      </w:pPr>
      <w:bookmarkStart w:id="799" w:name="Rak_Ref389561083"/>
      <w:bookmarkStart w:id="800" w:name="_Toc408228059"/>
      <w:bookmarkStart w:id="801" w:name="_Toc465938827"/>
      <w:bookmarkStart w:id="802" w:name="_Toc465939490"/>
      <w:bookmarkStart w:id="803" w:name="_Toc465940280"/>
      <w:bookmarkStart w:id="804" w:name="_Toc465940374"/>
      <w:bookmarkStart w:id="805" w:name="_Toc465940735"/>
      <w:bookmarkStart w:id="806" w:name="Rak_Ref389561083T"/>
      <w:bookmarkStart w:id="807" w:name="_Toc149484569"/>
      <w:bookmarkEnd w:id="799"/>
      <w:r w:rsidRPr="00836BED">
        <w:t>Full Disclosure</w:t>
      </w:r>
      <w:bookmarkStart w:id="808" w:name="Xak820829"/>
      <w:bookmarkEnd w:id="808"/>
      <w:r w:rsidRPr="00836BED">
        <w:t xml:space="preserve"> Report</w:t>
      </w:r>
      <w:bookmarkEnd w:id="800"/>
      <w:bookmarkEnd w:id="801"/>
      <w:bookmarkEnd w:id="802"/>
      <w:bookmarkEnd w:id="803"/>
      <w:bookmarkEnd w:id="804"/>
      <w:bookmarkEnd w:id="805"/>
      <w:bookmarkEnd w:id="806"/>
      <w:bookmarkEnd w:id="807"/>
      <w:r w:rsidR="00CD00FF" w:rsidRPr="00836BED">
        <w:fldChar w:fldCharType="begin"/>
      </w:r>
      <w:r w:rsidRPr="00836BED">
        <w:instrText xml:space="preserve">  xe "Full Disclosure Report"</w:instrText>
      </w:r>
      <w:r w:rsidR="00CD00FF" w:rsidRPr="00836BED">
        <w:fldChar w:fldCharType="end"/>
      </w:r>
    </w:p>
    <w:p w14:paraId="0C190AE7" w14:textId="77777777" w:rsidR="00F5648C" w:rsidRPr="00836BED" w:rsidRDefault="00F5648C" w:rsidP="009933E9">
      <w:r w:rsidRPr="00836BED">
        <w:t>The FDR</w:t>
      </w:r>
      <w:bookmarkStart w:id="809" w:name="Xak820833"/>
      <w:bookmarkEnd w:id="809"/>
      <w:r w:rsidR="00CD00FF" w:rsidRPr="00836BED">
        <w:fldChar w:fldCharType="begin"/>
      </w:r>
      <w:r w:rsidRPr="00836BED">
        <w:instrText>xe "Full Disclosure Report"</w:instrText>
      </w:r>
      <w:r w:rsidR="00CD00FF" w:rsidRPr="00836BED">
        <w:fldChar w:fldCharType="end"/>
      </w:r>
      <w:r w:rsidRPr="00836BED">
        <w:t xml:space="preserve"> should be sufficient to allow an interested reader to evaluate and, if necessary, recreate an implementation</w:t>
      </w:r>
      <w:bookmarkStart w:id="810" w:name="Xak820835"/>
      <w:bookmarkEnd w:id="810"/>
      <w:r w:rsidR="00CD00FF" w:rsidRPr="00836BED">
        <w:fldChar w:fldCharType="begin"/>
      </w:r>
      <w:r w:rsidRPr="00836BED">
        <w:instrText>xe "Implementation Rules"</w:instrText>
      </w:r>
      <w:r w:rsidR="00CD00FF" w:rsidRPr="00836BED">
        <w:fldChar w:fldCharType="end"/>
      </w:r>
      <w:r w:rsidRPr="00836BED">
        <w:t xml:space="preserve"> of TPCx-HS. If any sections in the FDR refer to another section of the report, the names of the ref</w:t>
      </w:r>
      <w:r w:rsidRPr="00836BED">
        <w:softHyphen/>
        <w:t>erenced scripts/programs must be clearly labeled in each section. Unless explicitly stated otherwise “disclosed” refers to disclosed in the FDR.</w:t>
      </w:r>
    </w:p>
    <w:p w14:paraId="37C3E53C" w14:textId="77777777" w:rsidR="00F5648C" w:rsidRPr="00836BED" w:rsidRDefault="00F5648C" w:rsidP="009933E9">
      <w:r w:rsidRPr="00836BED">
        <w:rPr>
          <w:b/>
          <w:bCs/>
        </w:rPr>
        <w:t>Comment</w:t>
      </w:r>
      <w:r w:rsidRPr="00836BED">
        <w:t>: Since the building test environment may consist of a set of scripts and corresponding input files, it is impor</w:t>
      </w:r>
      <w:r w:rsidRPr="00836BED">
        <w:softHyphen/>
        <w:t>tant to disclose and clearly identify, by name, scripts and input files in the FDR</w:t>
      </w:r>
      <w:bookmarkStart w:id="811" w:name="Xak820841"/>
      <w:bookmarkEnd w:id="811"/>
      <w:r w:rsidR="00CD00FF" w:rsidRPr="00836BED">
        <w:fldChar w:fldCharType="begin"/>
      </w:r>
      <w:r w:rsidRPr="00836BED">
        <w:instrText>xe "Full Disclosure Report"</w:instrText>
      </w:r>
      <w:r w:rsidR="00CD00FF" w:rsidRPr="00836BED">
        <w:fldChar w:fldCharType="end"/>
      </w:r>
      <w:r w:rsidRPr="00836BED">
        <w:t>.</w:t>
      </w:r>
    </w:p>
    <w:p w14:paraId="713DF3CE" w14:textId="77777777" w:rsidR="00F5648C" w:rsidRPr="00836BED" w:rsidRDefault="00F5648C" w:rsidP="009933E9">
      <w:r w:rsidRPr="00836BED">
        <w:t>The order and titles of sections in the test sponsor</w:t>
      </w:r>
      <w:bookmarkStart w:id="812" w:name="Xak820845"/>
      <w:bookmarkEnd w:id="812"/>
      <w:r w:rsidR="00CD00FF" w:rsidRPr="00836BED">
        <w:fldChar w:fldCharType="begin"/>
      </w:r>
      <w:r w:rsidRPr="00836BED">
        <w:instrText>xe "Test sponsor"</w:instrText>
      </w:r>
      <w:r w:rsidR="00CD00FF" w:rsidRPr="00836BED">
        <w:fldChar w:fldCharType="end"/>
      </w:r>
      <w:r w:rsidRPr="00836BED">
        <w:t>'s full disclosure</w:t>
      </w:r>
      <w:bookmarkStart w:id="813" w:name="Xak820847"/>
      <w:bookmarkEnd w:id="813"/>
      <w:r w:rsidR="00CD00FF" w:rsidRPr="00836BED">
        <w:fldChar w:fldCharType="begin"/>
      </w:r>
      <w:r w:rsidRPr="00836BED">
        <w:instrText>xe "Full Disclosure Report"</w:instrText>
      </w:r>
      <w:r w:rsidR="00CD00FF" w:rsidRPr="00836BED">
        <w:fldChar w:fldCharType="end"/>
      </w:r>
      <w:r w:rsidRPr="00836BED">
        <w:t xml:space="preserve"> report must correspond with the order and titles of sections from the TPCx-HS standard specification (i.e., this document).</w:t>
      </w:r>
    </w:p>
    <w:p w14:paraId="70BF0AD6" w14:textId="40FBCAEE" w:rsidR="007A6F08" w:rsidRDefault="00F5648C" w:rsidP="00A64E1B">
      <w:pPr>
        <w:pStyle w:val="Heading2"/>
        <w:numPr>
          <w:ilvl w:val="1"/>
          <w:numId w:val="33"/>
        </w:numPr>
      </w:pPr>
      <w:bookmarkStart w:id="814" w:name="_Toc408228060"/>
      <w:bookmarkStart w:id="815" w:name="_Toc465938828"/>
      <w:bookmarkStart w:id="816" w:name="_Toc465939491"/>
      <w:bookmarkStart w:id="817" w:name="_Toc465940281"/>
      <w:bookmarkStart w:id="818" w:name="_Toc465940375"/>
      <w:bookmarkStart w:id="819" w:name="_Toc465940736"/>
      <w:r w:rsidRPr="00836BED">
        <w:t>General Items</w:t>
      </w:r>
      <w:bookmarkEnd w:id="814"/>
      <w:bookmarkEnd w:id="815"/>
      <w:bookmarkEnd w:id="816"/>
      <w:bookmarkEnd w:id="817"/>
      <w:bookmarkEnd w:id="818"/>
      <w:bookmarkEnd w:id="819"/>
    </w:p>
    <w:p w14:paraId="6C0FAE3F" w14:textId="77777777" w:rsidR="00F5648C" w:rsidRPr="00836BED" w:rsidRDefault="00F5648C" w:rsidP="002E27AB">
      <w:pPr>
        <w:pStyle w:val="Heading6"/>
        <w:numPr>
          <w:ilvl w:val="2"/>
          <w:numId w:val="45"/>
        </w:numPr>
      </w:pPr>
      <w:r w:rsidRPr="00836BED">
        <w:t>A statement identifying the benchmark sponsor</w:t>
      </w:r>
      <w:bookmarkStart w:id="820" w:name="Xak820855"/>
      <w:bookmarkEnd w:id="820"/>
      <w:r w:rsidR="00CD00FF" w:rsidRPr="00836BED">
        <w:fldChar w:fldCharType="begin"/>
      </w:r>
      <w:r w:rsidRPr="00836BED">
        <w:instrText>xe "Test sponsor"</w:instrText>
      </w:r>
      <w:r w:rsidR="00CD00FF" w:rsidRPr="00836BED">
        <w:fldChar w:fldCharType="end"/>
      </w:r>
      <w:r w:rsidRPr="00836BED">
        <w:t>(s) and other participating companies must be provided.</w:t>
      </w:r>
    </w:p>
    <w:p w14:paraId="309CA67E" w14:textId="77777777" w:rsidR="00F5648C" w:rsidRPr="00836BED" w:rsidRDefault="00F5648C" w:rsidP="002E27AB">
      <w:pPr>
        <w:pStyle w:val="Heading4"/>
        <w:numPr>
          <w:ilvl w:val="2"/>
          <w:numId w:val="45"/>
        </w:numPr>
      </w:pPr>
      <w:r w:rsidRPr="00836BED">
        <w:t>Settings must be provided for all customer-tunable parameters and options that have been changed from the defaults found in actual products, including but not limited to:</w:t>
      </w:r>
    </w:p>
    <w:p w14:paraId="04ABF024" w14:textId="77777777" w:rsidR="00F5648C" w:rsidRPr="00836BED" w:rsidRDefault="00F5648C" w:rsidP="002E27AB">
      <w:pPr>
        <w:pStyle w:val="ListParagraph"/>
        <w:numPr>
          <w:ilvl w:val="0"/>
          <w:numId w:val="38"/>
        </w:numPr>
      </w:pPr>
      <w:r w:rsidRPr="00836BED">
        <w:t>Configuration parameters and options for server, storage, network and other hardware component incorporated into the pricing</w:t>
      </w:r>
      <w:r w:rsidR="00CD00FF" w:rsidRPr="00836BED">
        <w:fldChar w:fldCharType="begin"/>
      </w:r>
      <w:r w:rsidRPr="00836BED">
        <w:instrText>xe "Pricing"</w:instrText>
      </w:r>
      <w:r w:rsidR="00CD00FF" w:rsidRPr="00836BED">
        <w:fldChar w:fldCharType="end"/>
      </w:r>
      <w:r w:rsidRPr="00836BED">
        <w:t xml:space="preserve"> struc</w:t>
      </w:r>
      <w:r w:rsidRPr="00836BED">
        <w:softHyphen/>
        <w:t>ture;</w:t>
      </w:r>
    </w:p>
    <w:p w14:paraId="532849AD" w14:textId="77777777" w:rsidR="00F5648C" w:rsidRPr="00836BED" w:rsidRDefault="00F5648C" w:rsidP="002E27AB">
      <w:pPr>
        <w:pStyle w:val="ListParagraph"/>
        <w:numPr>
          <w:ilvl w:val="0"/>
          <w:numId w:val="38"/>
        </w:numPr>
      </w:pPr>
      <w:r w:rsidRPr="00836BED">
        <w:t>Configuration parameters and options for operating system and file system component incorporated into the pricing</w:t>
      </w:r>
      <w:r w:rsidR="00CD00FF" w:rsidRPr="00836BED">
        <w:fldChar w:fldCharType="begin"/>
      </w:r>
      <w:r w:rsidRPr="00836BED">
        <w:instrText>xe "Pricing"</w:instrText>
      </w:r>
      <w:r w:rsidR="00CD00FF" w:rsidRPr="00836BED">
        <w:fldChar w:fldCharType="end"/>
      </w:r>
      <w:r w:rsidRPr="00836BED">
        <w:t xml:space="preserve"> struc</w:t>
      </w:r>
      <w:r w:rsidRPr="00836BED">
        <w:softHyphen/>
        <w:t>ture;</w:t>
      </w:r>
    </w:p>
    <w:p w14:paraId="4B9F5F51" w14:textId="77777777" w:rsidR="00F5648C" w:rsidRPr="00836BED" w:rsidRDefault="00F5648C" w:rsidP="002E27AB">
      <w:pPr>
        <w:pStyle w:val="ListParagraph"/>
        <w:numPr>
          <w:ilvl w:val="0"/>
          <w:numId w:val="38"/>
        </w:numPr>
      </w:pPr>
      <w:r w:rsidRPr="00836BED">
        <w:lastRenderedPageBreak/>
        <w:t>Configuration parameters and options for any other software component incorporated into the pricing</w:t>
      </w:r>
      <w:r w:rsidR="00CD00FF" w:rsidRPr="00836BED">
        <w:fldChar w:fldCharType="begin"/>
      </w:r>
      <w:r w:rsidRPr="00836BED">
        <w:instrText>xe "Pricing"</w:instrText>
      </w:r>
      <w:r w:rsidR="00CD00FF" w:rsidRPr="00836BED">
        <w:fldChar w:fldCharType="end"/>
      </w:r>
      <w:r w:rsidRPr="00836BED">
        <w:t xml:space="preserve"> struc</w:t>
      </w:r>
      <w:r w:rsidRPr="00836BED">
        <w:softHyphen/>
        <w:t>ture.</w:t>
      </w:r>
    </w:p>
    <w:p w14:paraId="3C188EBA" w14:textId="77777777" w:rsidR="00F5648C" w:rsidRPr="00836BED" w:rsidRDefault="00F5648C" w:rsidP="002E27AB">
      <w:pPr>
        <w:pStyle w:val="ListParagraph"/>
        <w:numPr>
          <w:ilvl w:val="0"/>
          <w:numId w:val="38"/>
        </w:numPr>
      </w:pPr>
      <w:r w:rsidRPr="00836BED">
        <w:t>Compiler optimization</w:t>
      </w:r>
      <w:bookmarkStart w:id="821" w:name="Xak820885"/>
      <w:bookmarkEnd w:id="821"/>
      <w:r w:rsidR="00CD00FF" w:rsidRPr="00836BED">
        <w:fldChar w:fldCharType="begin"/>
      </w:r>
      <w:r w:rsidRPr="00836BED">
        <w:instrText>xe "Optimization"</w:instrText>
      </w:r>
      <w:r w:rsidR="00CD00FF" w:rsidRPr="00836BED">
        <w:fldChar w:fldCharType="end"/>
      </w:r>
      <w:r w:rsidRPr="00836BED">
        <w:t xml:space="preserve"> options.</w:t>
      </w:r>
    </w:p>
    <w:p w14:paraId="1528496B" w14:textId="77777777" w:rsidR="00F5648C" w:rsidRPr="00836BED" w:rsidRDefault="00F5648C" w:rsidP="00CF0ABE">
      <w:r w:rsidRPr="00836BED">
        <w:rPr>
          <w:b/>
          <w:bCs/>
        </w:rPr>
        <w:t>Comment 1</w:t>
      </w:r>
      <w:r w:rsidRPr="00836BED">
        <w:t>: In the event that some parameters and options are set multiple times, it must be easily discernible by an interested reader when the parameter or option was modified and what new value it received each time.</w:t>
      </w:r>
    </w:p>
    <w:p w14:paraId="45954B2A" w14:textId="77777777" w:rsidR="00F5648C" w:rsidRPr="00836BED" w:rsidRDefault="00F5648C" w:rsidP="00CF0ABE">
      <w:r w:rsidRPr="00836BED">
        <w:rPr>
          <w:b/>
          <w:bCs/>
        </w:rPr>
        <w:t>Comment 2</w:t>
      </w:r>
      <w:r w:rsidRPr="00836BED">
        <w:t>: This requirement can be satisfied by providing a full list of all parameters and options, as long as all those that have been modified from their default values have been clearly identified and these parameters and options are only set once.</w:t>
      </w:r>
    </w:p>
    <w:p w14:paraId="0B715411" w14:textId="77777777" w:rsidR="00F81BDF" w:rsidRPr="00F81BDF" w:rsidRDefault="00F5648C" w:rsidP="002E27AB">
      <w:pPr>
        <w:pStyle w:val="Heading4"/>
        <w:numPr>
          <w:ilvl w:val="2"/>
          <w:numId w:val="45"/>
        </w:numPr>
      </w:pPr>
      <w:r w:rsidRPr="00836BED">
        <w:t>Explicit response to individual disclosure</w:t>
      </w:r>
      <w:bookmarkStart w:id="822" w:name="Xak820893"/>
      <w:bookmarkEnd w:id="822"/>
      <w:r w:rsidR="00CD00FF" w:rsidRPr="00836BED">
        <w:fldChar w:fldCharType="begin"/>
      </w:r>
      <w:r w:rsidRPr="00836BED">
        <w:instrText>xe "Full Disclosure Report"</w:instrText>
      </w:r>
      <w:r w:rsidR="00CD00FF" w:rsidRPr="00836BED">
        <w:fldChar w:fldCharType="end"/>
      </w:r>
      <w:r w:rsidRPr="00836BED">
        <w:t xml:space="preserve"> requirements specified in the body of earlier sections of this document must be provided.</w:t>
      </w:r>
    </w:p>
    <w:p w14:paraId="15B2C06F" w14:textId="5B1CA3F5" w:rsidR="00F5648C" w:rsidRPr="00836BED" w:rsidRDefault="00F5648C" w:rsidP="002E27AB">
      <w:pPr>
        <w:pStyle w:val="Heading4"/>
        <w:numPr>
          <w:ilvl w:val="2"/>
          <w:numId w:val="45"/>
        </w:numPr>
      </w:pPr>
      <w:bookmarkStart w:id="823" w:name="_Ref464730301"/>
      <w:r w:rsidRPr="00836BED">
        <w:t>Diagrams of both measured and priced configuration</w:t>
      </w:r>
      <w:bookmarkStart w:id="824" w:name="Xak820897"/>
      <w:bookmarkEnd w:id="824"/>
      <w:r w:rsidR="00CD00FF" w:rsidRPr="00836BED">
        <w:fldChar w:fldCharType="begin"/>
      </w:r>
      <w:r w:rsidRPr="00836BED">
        <w:instrText>xe "Priced Configuration"</w:instrText>
      </w:r>
      <w:r w:rsidR="00CD00FF" w:rsidRPr="00836BED">
        <w:fldChar w:fldCharType="end"/>
      </w:r>
      <w:r w:rsidRPr="00836BED">
        <w:t xml:space="preserve">s </w:t>
      </w:r>
      <w:r w:rsidR="00727BD3">
        <w:t xml:space="preserve">(as defined in the </w:t>
      </w:r>
      <w:r w:rsidR="00727BD3" w:rsidRPr="00836BED">
        <w:t>TPC Pricing Specification</w:t>
      </w:r>
      <w:r w:rsidR="00727BD3">
        <w:t xml:space="preserve">) </w:t>
      </w:r>
      <w:r w:rsidRPr="00836BED">
        <w:t>must be provided, accompanied by a description of the differ</w:t>
      </w:r>
      <w:r w:rsidRPr="00836BED">
        <w:softHyphen/>
        <w:t>ences. This includes, but is not limited to:</w:t>
      </w:r>
      <w:bookmarkEnd w:id="823"/>
    </w:p>
    <w:p w14:paraId="058D14E8" w14:textId="0B272F3C" w:rsidR="00217699" w:rsidRDefault="00F5648C" w:rsidP="002E27AB">
      <w:pPr>
        <w:pStyle w:val="ListParagraph"/>
        <w:numPr>
          <w:ilvl w:val="0"/>
          <w:numId w:val="39"/>
        </w:numPr>
      </w:pPr>
      <w:r w:rsidRPr="00836BED">
        <w:t xml:space="preserve">Total number </w:t>
      </w:r>
      <w:r w:rsidR="00E06923">
        <w:t xml:space="preserve">and type </w:t>
      </w:r>
      <w:r w:rsidRPr="00836BED">
        <w:t>of nodes used</w:t>
      </w:r>
      <w:r w:rsidR="00AC68F5">
        <w:t>;</w:t>
      </w:r>
    </w:p>
    <w:p w14:paraId="1067ACB3" w14:textId="77777777" w:rsidR="00F5648C" w:rsidRPr="00836BED" w:rsidRDefault="00217699" w:rsidP="002E27AB">
      <w:pPr>
        <w:pStyle w:val="ListParagraph"/>
        <w:numPr>
          <w:ilvl w:val="0"/>
          <w:numId w:val="39"/>
        </w:numPr>
      </w:pPr>
      <w:r>
        <w:t>To</w:t>
      </w:r>
      <w:r w:rsidR="00F5648C" w:rsidRPr="00836BED">
        <w:t>tal number and type of processors used/total number of cores used/total number of threads used (including sizes of L2 and L3 caches);</w:t>
      </w:r>
    </w:p>
    <w:p w14:paraId="74590D24" w14:textId="77777777" w:rsidR="00F5648C" w:rsidRPr="00836BED" w:rsidRDefault="00F5648C" w:rsidP="002E27AB">
      <w:pPr>
        <w:pStyle w:val="ListParagraph"/>
        <w:numPr>
          <w:ilvl w:val="0"/>
          <w:numId w:val="39"/>
        </w:numPr>
      </w:pPr>
      <w:r w:rsidRPr="00836BED">
        <w:t>Size of allocated memory, and any specific mapping/partitioning</w:t>
      </w:r>
      <w:bookmarkStart w:id="825" w:name="Xak820903"/>
      <w:bookmarkEnd w:id="825"/>
      <w:r w:rsidR="00CD00FF" w:rsidRPr="00836BED">
        <w:fldChar w:fldCharType="begin"/>
      </w:r>
      <w:r w:rsidRPr="00836BED">
        <w:instrText>xe "Partitioning"</w:instrText>
      </w:r>
      <w:r w:rsidR="00CD00FF" w:rsidRPr="00836BED">
        <w:fldChar w:fldCharType="end"/>
      </w:r>
      <w:r w:rsidRPr="00836BED">
        <w:t xml:space="preserve"> of memory unique to the test;</w:t>
      </w:r>
    </w:p>
    <w:p w14:paraId="479326D7" w14:textId="5478ACA5" w:rsidR="00B16646" w:rsidRDefault="00F5648C" w:rsidP="002E27AB">
      <w:pPr>
        <w:pStyle w:val="ListParagraph"/>
        <w:numPr>
          <w:ilvl w:val="0"/>
          <w:numId w:val="39"/>
        </w:numPr>
      </w:pPr>
      <w:r w:rsidRPr="00836BED">
        <w:t xml:space="preserve">Number and type of </w:t>
      </w:r>
      <w:r w:rsidR="00B16646">
        <w:t xml:space="preserve">data </w:t>
      </w:r>
      <w:r w:rsidR="007457B1">
        <w:t>storage</w:t>
      </w:r>
      <w:r w:rsidRPr="00836BED">
        <w:t xml:space="preserve"> units</w:t>
      </w:r>
      <w:r w:rsidR="007457B1">
        <w:t xml:space="preserve"> </w:t>
      </w:r>
      <w:r w:rsidR="00B16646">
        <w:t>(for example</w:t>
      </w:r>
      <w:r w:rsidR="006B26B4">
        <w:t>,</w:t>
      </w:r>
      <w:r w:rsidR="00B16646">
        <w:t xml:space="preserve"> disks</w:t>
      </w:r>
      <w:r w:rsidR="006C41FA">
        <w:t xml:space="preserve"> or</w:t>
      </w:r>
      <w:r w:rsidR="003D530E">
        <w:t xml:space="preserve"> </w:t>
      </w:r>
      <w:r w:rsidR="00E93AC9">
        <w:t>Licensed Compute Service volumes</w:t>
      </w:r>
      <w:r w:rsidR="00B16646">
        <w:t>);</w:t>
      </w:r>
    </w:p>
    <w:p w14:paraId="175A0E2C" w14:textId="3D3666EA" w:rsidR="00F5648C" w:rsidRPr="00836BED" w:rsidRDefault="00B16646" w:rsidP="002E27AB">
      <w:pPr>
        <w:pStyle w:val="ListParagraph"/>
        <w:numPr>
          <w:ilvl w:val="0"/>
          <w:numId w:val="39"/>
        </w:numPr>
      </w:pPr>
      <w:r>
        <w:t xml:space="preserve">Number and type of storage </w:t>
      </w:r>
      <w:r w:rsidR="00F5648C" w:rsidRPr="00836BED">
        <w:t xml:space="preserve">controllers, </w:t>
      </w:r>
      <w:r w:rsidR="00F16D5C">
        <w:t>if</w:t>
      </w:r>
      <w:r>
        <w:t xml:space="preserve"> </w:t>
      </w:r>
      <w:r w:rsidR="00F5648C" w:rsidRPr="00836BED">
        <w:t>applicable;</w:t>
      </w:r>
    </w:p>
    <w:p w14:paraId="74DE7DA1" w14:textId="6020FEC1" w:rsidR="00F5648C" w:rsidRPr="00836BED" w:rsidRDefault="00F5648C" w:rsidP="002E27AB">
      <w:pPr>
        <w:pStyle w:val="ListParagraph"/>
        <w:numPr>
          <w:ilvl w:val="0"/>
          <w:numId w:val="39"/>
        </w:numPr>
      </w:pPr>
      <w:r w:rsidRPr="00836BED">
        <w:t>Number of channels or bus connections to disk units, including their protocol type</w:t>
      </w:r>
      <w:r w:rsidR="00F16D5C">
        <w:t xml:space="preserve"> (if </w:t>
      </w:r>
      <w:r w:rsidR="007457B1">
        <w:t>applicable)</w:t>
      </w:r>
      <w:r w:rsidRPr="00836BED">
        <w:t>;</w:t>
      </w:r>
    </w:p>
    <w:p w14:paraId="16868CEA" w14:textId="773374AD" w:rsidR="00F5648C" w:rsidRPr="00836BED" w:rsidRDefault="00F5648C" w:rsidP="002E27AB">
      <w:pPr>
        <w:pStyle w:val="ListParagraph"/>
        <w:numPr>
          <w:ilvl w:val="0"/>
          <w:numId w:val="39"/>
        </w:numPr>
      </w:pPr>
      <w:r w:rsidRPr="00836BED">
        <w:t>Number of LAN (</w:t>
      </w:r>
      <w:r w:rsidR="00C90EC1">
        <w:t xml:space="preserve">for </w:t>
      </w:r>
      <w:r w:rsidR="005F14C1">
        <w:t>example,</w:t>
      </w:r>
      <w:r w:rsidRPr="00836BED">
        <w:t xml:space="preserve"> Ethernet) connections and speed for switches and other hardware components used in the test </w:t>
      </w:r>
      <w:r w:rsidR="00F16D5C">
        <w:t>(if</w:t>
      </w:r>
      <w:r w:rsidR="00D138AC">
        <w:t xml:space="preserve"> applicable) </w:t>
      </w:r>
      <w:r w:rsidRPr="00836BED">
        <w:t>or are incorporated into the pricing</w:t>
      </w:r>
      <w:bookmarkStart w:id="826" w:name="Xak820911"/>
      <w:bookmarkEnd w:id="826"/>
      <w:r w:rsidR="00CD00FF" w:rsidRPr="00836BED">
        <w:fldChar w:fldCharType="begin"/>
      </w:r>
      <w:r w:rsidRPr="00836BED">
        <w:instrText>xe "Pricing"</w:instrText>
      </w:r>
      <w:r w:rsidR="00CD00FF" w:rsidRPr="00836BED">
        <w:fldChar w:fldCharType="end"/>
      </w:r>
      <w:r w:rsidRPr="00836BED">
        <w:t xml:space="preserve"> structure;</w:t>
      </w:r>
    </w:p>
    <w:p w14:paraId="0B20415F" w14:textId="3E151F7F" w:rsidR="001C5480" w:rsidRDefault="00F5648C" w:rsidP="008670EC">
      <w:pPr>
        <w:pStyle w:val="ListParagraph"/>
        <w:numPr>
          <w:ilvl w:val="0"/>
          <w:numId w:val="39"/>
        </w:numPr>
      </w:pPr>
      <w:r w:rsidRPr="00836BED">
        <w:t>Type and the run-time execution location of software components.</w:t>
      </w:r>
    </w:p>
    <w:p w14:paraId="62E7071B" w14:textId="2299CC1C" w:rsidR="0058025D" w:rsidRDefault="0058025D" w:rsidP="00B34E85">
      <w:pPr>
        <w:pStyle w:val="ListParagraph"/>
        <w:numPr>
          <w:ilvl w:val="0"/>
          <w:numId w:val="0"/>
        </w:numPr>
        <w:ind w:left="1440"/>
      </w:pPr>
    </w:p>
    <w:p w14:paraId="0F06DEE4" w14:textId="77777777" w:rsidR="00217699" w:rsidRDefault="00F5648C">
      <w:r w:rsidRPr="00836BED">
        <w:t>The following sample diagram illustrates a measured benchmark configuration using Ethernet, an external driver, and four processors each with two cores and four threads per node in the SUT</w:t>
      </w:r>
      <w:bookmarkStart w:id="827" w:name="Xak820917"/>
      <w:bookmarkEnd w:id="827"/>
      <w:r w:rsidR="00CD00FF" w:rsidRPr="00836BED">
        <w:fldChar w:fldCharType="begin"/>
      </w:r>
      <w:r w:rsidRPr="00836BED">
        <w:instrText>xe "SUT"</w:instrText>
      </w:r>
      <w:r w:rsidR="00CD00FF" w:rsidRPr="00836BED">
        <w:fldChar w:fldCharType="end"/>
      </w:r>
      <w:r w:rsidRPr="00836BED">
        <w:t>. Note that this diagram does not depict or imply any optimal configuration for the TPCx-HS benchmark measurement.</w:t>
      </w:r>
      <w:r w:rsidR="00217699">
        <w:t xml:space="preserve"> </w:t>
      </w:r>
    </w:p>
    <w:p w14:paraId="15A1808F" w14:textId="77777777" w:rsidR="00217699" w:rsidRDefault="000D68F6">
      <w:r w:rsidRPr="00365EB2">
        <w:t>Depending</w:t>
      </w:r>
      <w:r w:rsidR="00217699" w:rsidRPr="00365EB2">
        <w:t xml:space="preserve"> on the implementation </w:t>
      </w:r>
      <w:r w:rsidR="001D7185">
        <w:t>of the SUT</w:t>
      </w:r>
      <w:r w:rsidR="00446873">
        <w:t>,</w:t>
      </w:r>
      <w:r w:rsidR="001D7185">
        <w:t xml:space="preserve"> </w:t>
      </w:r>
      <w:r w:rsidR="00217699">
        <w:t xml:space="preserve">the </w:t>
      </w:r>
      <w:r w:rsidR="00217699" w:rsidRPr="00365EB2">
        <w:t xml:space="preserve">Name Node, </w:t>
      </w:r>
      <w:r>
        <w:t xml:space="preserve">Secondary Name Node, Data Node, </w:t>
      </w:r>
      <w:r w:rsidR="00217699" w:rsidRPr="00365EB2">
        <w:t>Job</w:t>
      </w:r>
      <w:r>
        <w:t>/Task</w:t>
      </w:r>
      <w:r w:rsidR="00E02012">
        <w:t xml:space="preserve"> Tracker</w:t>
      </w:r>
      <w:r w:rsidR="00217699" w:rsidRPr="00365EB2">
        <w:t xml:space="preserve">, </w:t>
      </w:r>
      <w:r>
        <w:t>Resource Manager/Node Manager</w:t>
      </w:r>
      <w:r w:rsidR="00446873">
        <w:t>,</w:t>
      </w:r>
      <w:r>
        <w:t xml:space="preserve"> </w:t>
      </w:r>
      <w:r w:rsidRPr="00365EB2">
        <w:t>etc.</w:t>
      </w:r>
      <w:r w:rsidR="001D7185">
        <w:t xml:space="preserve"> or the functional </w:t>
      </w:r>
      <w:r>
        <w:t>equivalents</w:t>
      </w:r>
      <w:r w:rsidR="00217699" w:rsidRPr="00365EB2">
        <w:t xml:space="preserve"> must be specified in the diagram</w:t>
      </w:r>
      <w:r w:rsidR="00217699">
        <w:t>.</w:t>
      </w:r>
    </w:p>
    <w:p w14:paraId="6FCDBC79" w14:textId="77777777" w:rsidR="007A6F08" w:rsidRDefault="00CE14B0" w:rsidP="00FB0F2B">
      <w:pPr>
        <w:pStyle w:val="Caption"/>
        <w:keepNext/>
        <w:numPr>
          <w:ilvl w:val="0"/>
          <w:numId w:val="0"/>
        </w:numPr>
        <w:ind w:left="450"/>
      </w:pPr>
      <w:r>
        <w:lastRenderedPageBreak/>
        <w:t xml:space="preserve">Figure </w:t>
      </w:r>
      <w:r w:rsidR="00CD00FF">
        <w:fldChar w:fldCharType="begin"/>
      </w:r>
      <w:r w:rsidR="00ED199C">
        <w:instrText xml:space="preserve"> SEQ Figure \* ARABIC </w:instrText>
      </w:r>
      <w:r w:rsidR="00CD00FF">
        <w:fldChar w:fldCharType="separate"/>
      </w:r>
      <w:r>
        <w:rPr>
          <w:noProof/>
        </w:rPr>
        <w:t>5</w:t>
      </w:r>
      <w:r w:rsidR="00CD00FF">
        <w:rPr>
          <w:noProof/>
        </w:rPr>
        <w:fldChar w:fldCharType="end"/>
      </w:r>
      <w:r>
        <w:t xml:space="preserve"> </w:t>
      </w:r>
      <w:r w:rsidRPr="00A91308">
        <w:t>Sample Configuration Diagram</w:t>
      </w:r>
    </w:p>
    <w:p w14:paraId="42C45595" w14:textId="77777777" w:rsidR="00F5648C" w:rsidRPr="00836BED" w:rsidRDefault="007A6F08" w:rsidP="0040358B">
      <w:pPr>
        <w:pStyle w:val="Caption"/>
        <w:numPr>
          <w:ilvl w:val="0"/>
          <w:numId w:val="0"/>
        </w:numPr>
        <w:ind w:left="450"/>
      </w:pPr>
      <w:r w:rsidRPr="00FB0F2B">
        <w:rPr>
          <w:noProof/>
        </w:rPr>
        <w:drawing>
          <wp:inline distT="0" distB="0" distL="0" distR="0" wp14:anchorId="5BF6FC11" wp14:editId="2D310BF1">
            <wp:extent cx="4663080" cy="3226104"/>
            <wp:effectExtent l="19050" t="0" r="41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64742" cy="3227254"/>
                    </a:xfrm>
                    <a:prstGeom prst="rect">
                      <a:avLst/>
                    </a:prstGeom>
                    <a:noFill/>
                  </pic:spPr>
                </pic:pic>
              </a:graphicData>
            </a:graphic>
          </wp:inline>
        </w:drawing>
      </w:r>
    </w:p>
    <w:p w14:paraId="01141710" w14:textId="77777777" w:rsidR="00217699" w:rsidRPr="00836BED" w:rsidRDefault="00217699" w:rsidP="00ED199C"/>
    <w:p w14:paraId="7AC583CC" w14:textId="0C0FFED9" w:rsidR="000D68F6" w:rsidRPr="0040358B" w:rsidRDefault="00A97333" w:rsidP="00ED199C">
      <w:pPr>
        <w:pStyle w:val="ListParagraph"/>
        <w:numPr>
          <w:ilvl w:val="0"/>
          <w:numId w:val="58"/>
        </w:numPr>
      </w:pPr>
      <w:r w:rsidRPr="0003160F">
        <w:t xml:space="preserve">4 x </w:t>
      </w:r>
      <w:r w:rsidR="000D68F6" w:rsidRPr="00B76A71">
        <w:t>My Server Model B</w:t>
      </w:r>
      <w:r w:rsidR="000D68F6" w:rsidRPr="009C1552">
        <w:t xml:space="preserve">, 4/32/64 My CPU Model </w:t>
      </w:r>
      <w:r w:rsidR="005F14C1" w:rsidRPr="009C1552">
        <w:t>Z (</w:t>
      </w:r>
      <w:r w:rsidR="000D68F6" w:rsidRPr="009C1552">
        <w:t>2.7 GHz, 20MB cache, 130W</w:t>
      </w:r>
      <w:r w:rsidR="000D68F6" w:rsidRPr="00ED199C">
        <w:t>), 128GB</w:t>
      </w:r>
      <w:r w:rsidR="000D68F6" w:rsidRPr="00C171EB">
        <w:t>, My RAID Controller with 1GB BBWC</w:t>
      </w:r>
    </w:p>
    <w:p w14:paraId="065E11CA" w14:textId="77777777" w:rsidR="000D68F6" w:rsidRPr="00B76A71" w:rsidRDefault="000D68F6" w:rsidP="00C171EB">
      <w:pPr>
        <w:pStyle w:val="ListParagraph"/>
        <w:numPr>
          <w:ilvl w:val="0"/>
          <w:numId w:val="58"/>
        </w:numPr>
      </w:pPr>
      <w:r w:rsidRPr="0003160F">
        <w:t>4 x My Storage Array Model A with 8 X 1TB 10K SAS HDD</w:t>
      </w:r>
    </w:p>
    <w:p w14:paraId="61DD27F4" w14:textId="77777777" w:rsidR="000D68F6" w:rsidRPr="00ED199C" w:rsidRDefault="000D68F6">
      <w:pPr>
        <w:pStyle w:val="ListParagraph"/>
        <w:numPr>
          <w:ilvl w:val="0"/>
          <w:numId w:val="58"/>
        </w:numPr>
      </w:pPr>
      <w:r w:rsidRPr="009C1552">
        <w:t>2x My Switch Model X 10GbE</w:t>
      </w:r>
    </w:p>
    <w:p w14:paraId="7C52B6F8" w14:textId="77777777" w:rsidR="000D68F6" w:rsidRDefault="000D68F6"/>
    <w:p w14:paraId="0C42478D" w14:textId="77777777" w:rsidR="00F5648C" w:rsidRPr="00836BED" w:rsidRDefault="00F5648C" w:rsidP="00ED199C">
      <w:r w:rsidRPr="00836BED">
        <w:rPr>
          <w:b/>
          <w:bCs/>
        </w:rPr>
        <w:t>Comment</w:t>
      </w:r>
      <w:r w:rsidRPr="00836BED">
        <w:t>: Detailed diagrams for system configurations and architectures can vary widely, and it is impossible to provide exact guidelines suitable for all implementation</w:t>
      </w:r>
      <w:bookmarkStart w:id="828" w:name="Xak820930"/>
      <w:bookmarkEnd w:id="828"/>
      <w:r w:rsidR="00CD00FF" w:rsidRPr="00836BED">
        <w:fldChar w:fldCharType="begin"/>
      </w:r>
      <w:r w:rsidRPr="00836BED">
        <w:instrText>xe "Implementation Rules"</w:instrText>
      </w:r>
      <w:r w:rsidR="00CD00FF" w:rsidRPr="00836BED">
        <w:fldChar w:fldCharType="end"/>
      </w:r>
      <w:r w:rsidRPr="00836BED">
        <w:t>s. The intent here is to describe the system components and connections in sufficient detail to allow independent reconstruction of the measurement environment.  This exam</w:t>
      </w:r>
      <w:r w:rsidRPr="00836BED">
        <w:softHyphen/>
        <w:t>ple diagram shows homogeneous nodes.  This does not preclude tests sponsors from using heterogeneous nodes as long as the system diagram reflects the correct system configuration.</w:t>
      </w:r>
    </w:p>
    <w:p w14:paraId="65BF9EA6" w14:textId="77777777" w:rsidR="00F5648C" w:rsidRPr="00836BED" w:rsidRDefault="00F5648C" w:rsidP="002E27AB">
      <w:pPr>
        <w:pStyle w:val="Heading4"/>
        <w:numPr>
          <w:ilvl w:val="2"/>
          <w:numId w:val="45"/>
        </w:numPr>
      </w:pPr>
      <w:r w:rsidRPr="00836BED">
        <w:t>The distribution of dataset across all media must be explicitly described using a format similar to that shown in the following example for the tested system.</w:t>
      </w:r>
    </w:p>
    <w:p w14:paraId="03362984" w14:textId="77777777" w:rsidR="00CE14B0" w:rsidRDefault="00CE14B0" w:rsidP="00ED199C">
      <w:pPr>
        <w:pStyle w:val="Caption"/>
        <w:keepNext/>
      </w:pPr>
      <w:r w:rsidRPr="00B718A5">
        <w:rPr>
          <w:noProof/>
        </w:rPr>
        <w:t>Sample Layout Description</w:t>
      </w:r>
    </w:p>
    <w:tbl>
      <w:tblPr>
        <w:tblStyle w:val="TableGrid"/>
        <w:tblW w:w="8711" w:type="dxa"/>
        <w:jc w:val="center"/>
        <w:tblLook w:val="0000" w:firstRow="0" w:lastRow="0" w:firstColumn="0" w:lastColumn="0" w:noHBand="0" w:noVBand="0"/>
      </w:tblPr>
      <w:tblGrid>
        <w:gridCol w:w="1770"/>
        <w:gridCol w:w="1350"/>
        <w:gridCol w:w="1407"/>
        <w:gridCol w:w="4184"/>
      </w:tblGrid>
      <w:tr w:rsidR="00DF097C" w:rsidRPr="00836BED" w14:paraId="6C988AFF" w14:textId="77777777" w:rsidTr="00FB0F2B">
        <w:trPr>
          <w:trHeight w:val="339"/>
          <w:jc w:val="center"/>
        </w:trPr>
        <w:tc>
          <w:tcPr>
            <w:tcW w:w="1770" w:type="dxa"/>
          </w:tcPr>
          <w:p w14:paraId="4FE34CF2" w14:textId="77777777" w:rsidR="00DF097C" w:rsidRPr="00ED199C" w:rsidRDefault="00DF097C" w:rsidP="00ED199C">
            <w:pPr>
              <w:pStyle w:val="CellBody"/>
              <w:ind w:left="0"/>
              <w:jc w:val="center"/>
              <w:rPr>
                <w:b/>
              </w:rPr>
            </w:pPr>
            <w:r w:rsidRPr="00ED199C">
              <w:rPr>
                <w:b/>
              </w:rPr>
              <w:t>Server</w:t>
            </w:r>
          </w:p>
        </w:tc>
        <w:tc>
          <w:tcPr>
            <w:tcW w:w="0" w:type="auto"/>
          </w:tcPr>
          <w:p w14:paraId="5E0BCF42" w14:textId="77777777" w:rsidR="00DF097C" w:rsidRPr="00C171EB" w:rsidRDefault="00DF097C" w:rsidP="00C171EB">
            <w:pPr>
              <w:pStyle w:val="CellBody"/>
              <w:ind w:left="0"/>
              <w:jc w:val="center"/>
              <w:rPr>
                <w:b/>
              </w:rPr>
            </w:pPr>
            <w:r w:rsidRPr="00C171EB">
              <w:rPr>
                <w:b/>
              </w:rPr>
              <w:t>Controller</w:t>
            </w:r>
          </w:p>
        </w:tc>
        <w:tc>
          <w:tcPr>
            <w:tcW w:w="0" w:type="auto"/>
          </w:tcPr>
          <w:p w14:paraId="061B04AD" w14:textId="77777777" w:rsidR="00DF097C" w:rsidRPr="0040358B" w:rsidRDefault="00DF097C">
            <w:pPr>
              <w:pStyle w:val="CellBody"/>
              <w:ind w:left="0"/>
              <w:jc w:val="center"/>
              <w:rPr>
                <w:b/>
              </w:rPr>
            </w:pPr>
            <w:r w:rsidRPr="0040358B">
              <w:rPr>
                <w:b/>
              </w:rPr>
              <w:t>Disk Drive</w:t>
            </w:r>
          </w:p>
        </w:tc>
        <w:tc>
          <w:tcPr>
            <w:tcW w:w="0" w:type="auto"/>
          </w:tcPr>
          <w:p w14:paraId="558F1153" w14:textId="77777777" w:rsidR="00DF097C" w:rsidRPr="0040358B" w:rsidRDefault="00DF097C">
            <w:pPr>
              <w:pStyle w:val="CellBody"/>
              <w:ind w:left="0"/>
              <w:jc w:val="center"/>
              <w:rPr>
                <w:b/>
              </w:rPr>
            </w:pPr>
            <w:r w:rsidRPr="0040358B">
              <w:rPr>
                <w:b/>
              </w:rPr>
              <w:t>Description of Content</w:t>
            </w:r>
          </w:p>
        </w:tc>
      </w:tr>
      <w:tr w:rsidR="00DF097C" w:rsidRPr="00836BED" w14:paraId="427CBE73" w14:textId="77777777" w:rsidTr="00FB0F2B">
        <w:trPr>
          <w:trHeight w:val="339"/>
          <w:jc w:val="center"/>
        </w:trPr>
        <w:tc>
          <w:tcPr>
            <w:tcW w:w="1770" w:type="dxa"/>
          </w:tcPr>
          <w:p w14:paraId="33193D6B" w14:textId="77777777" w:rsidR="00DF097C" w:rsidRPr="00ED199C" w:rsidRDefault="00DF097C" w:rsidP="00ED199C">
            <w:pPr>
              <w:pStyle w:val="CellBody"/>
              <w:rPr>
                <w:sz w:val="20"/>
              </w:rPr>
            </w:pPr>
            <w:r w:rsidRPr="00ED199C">
              <w:rPr>
                <w:sz w:val="20"/>
              </w:rPr>
              <w:t>1</w:t>
            </w:r>
          </w:p>
        </w:tc>
        <w:tc>
          <w:tcPr>
            <w:tcW w:w="0" w:type="auto"/>
          </w:tcPr>
          <w:p w14:paraId="6A55F12F" w14:textId="77777777" w:rsidR="00DF097C" w:rsidRPr="00C171EB" w:rsidRDefault="00DF097C" w:rsidP="00C171EB">
            <w:pPr>
              <w:pStyle w:val="CellBody"/>
              <w:ind w:left="0"/>
              <w:jc w:val="center"/>
              <w:rPr>
                <w:sz w:val="20"/>
              </w:rPr>
            </w:pPr>
            <w:r w:rsidRPr="00C171EB">
              <w:rPr>
                <w:sz w:val="20"/>
              </w:rPr>
              <w:t>40A</w:t>
            </w:r>
          </w:p>
        </w:tc>
        <w:tc>
          <w:tcPr>
            <w:tcW w:w="0" w:type="auto"/>
          </w:tcPr>
          <w:p w14:paraId="7E128491" w14:textId="77777777" w:rsidR="00DF097C" w:rsidRPr="0040358B" w:rsidRDefault="00DF097C">
            <w:pPr>
              <w:pStyle w:val="CellBody"/>
              <w:ind w:left="0"/>
              <w:jc w:val="center"/>
              <w:rPr>
                <w:sz w:val="20"/>
              </w:rPr>
            </w:pPr>
            <w:r w:rsidRPr="0040358B">
              <w:rPr>
                <w:sz w:val="20"/>
              </w:rPr>
              <w:t>0</w:t>
            </w:r>
          </w:p>
        </w:tc>
        <w:tc>
          <w:tcPr>
            <w:tcW w:w="0" w:type="auto"/>
          </w:tcPr>
          <w:p w14:paraId="2774AF7B" w14:textId="77777777" w:rsidR="00DF097C" w:rsidRPr="0040358B" w:rsidRDefault="00DF097C">
            <w:pPr>
              <w:pStyle w:val="CellBody"/>
              <w:ind w:left="0"/>
              <w:jc w:val="left"/>
              <w:rPr>
                <w:sz w:val="20"/>
              </w:rPr>
            </w:pPr>
            <w:r w:rsidRPr="0040358B">
              <w:rPr>
                <w:sz w:val="20"/>
              </w:rPr>
              <w:t>Operating system, root, swap, Hadoop Master</w:t>
            </w:r>
          </w:p>
        </w:tc>
      </w:tr>
      <w:tr w:rsidR="00DF097C" w:rsidRPr="00836BED" w14:paraId="1C40305D" w14:textId="77777777" w:rsidTr="00FB0F2B">
        <w:trPr>
          <w:trHeight w:val="339"/>
          <w:jc w:val="center"/>
        </w:trPr>
        <w:tc>
          <w:tcPr>
            <w:tcW w:w="1770" w:type="dxa"/>
          </w:tcPr>
          <w:p w14:paraId="46A32788" w14:textId="77777777" w:rsidR="00DF097C" w:rsidRPr="00ED199C" w:rsidRDefault="00DF097C" w:rsidP="00ED199C">
            <w:pPr>
              <w:pStyle w:val="CellBody"/>
              <w:rPr>
                <w:sz w:val="20"/>
              </w:rPr>
            </w:pPr>
          </w:p>
        </w:tc>
        <w:tc>
          <w:tcPr>
            <w:tcW w:w="0" w:type="auto"/>
          </w:tcPr>
          <w:p w14:paraId="7C305981" w14:textId="77777777" w:rsidR="00DF097C" w:rsidRPr="00C171EB" w:rsidRDefault="00DF097C" w:rsidP="00C171EB">
            <w:pPr>
              <w:pStyle w:val="CellBody"/>
              <w:rPr>
                <w:sz w:val="20"/>
              </w:rPr>
            </w:pPr>
          </w:p>
        </w:tc>
        <w:tc>
          <w:tcPr>
            <w:tcW w:w="0" w:type="auto"/>
          </w:tcPr>
          <w:p w14:paraId="65E6A68B" w14:textId="77777777" w:rsidR="00DF097C" w:rsidRPr="0040358B" w:rsidRDefault="00DF097C">
            <w:pPr>
              <w:pStyle w:val="CellBody"/>
              <w:ind w:left="0"/>
              <w:jc w:val="center"/>
              <w:rPr>
                <w:sz w:val="20"/>
              </w:rPr>
            </w:pPr>
            <w:r w:rsidRPr="0040358B">
              <w:rPr>
                <w:sz w:val="20"/>
              </w:rPr>
              <w:t>1-12</w:t>
            </w:r>
          </w:p>
        </w:tc>
        <w:tc>
          <w:tcPr>
            <w:tcW w:w="0" w:type="auto"/>
          </w:tcPr>
          <w:p w14:paraId="5C9005ED" w14:textId="77777777" w:rsidR="00DF097C" w:rsidRPr="0040358B" w:rsidRDefault="00DF097C">
            <w:pPr>
              <w:pStyle w:val="CellBody"/>
              <w:ind w:left="0"/>
              <w:jc w:val="left"/>
              <w:rPr>
                <w:sz w:val="20"/>
              </w:rPr>
            </w:pPr>
            <w:r w:rsidRPr="0040358B">
              <w:rPr>
                <w:sz w:val="20"/>
              </w:rPr>
              <w:t>Distributed file system Metadata</w:t>
            </w:r>
          </w:p>
        </w:tc>
      </w:tr>
      <w:tr w:rsidR="00DF097C" w:rsidRPr="00836BED" w14:paraId="5DF6A06A" w14:textId="77777777" w:rsidTr="00FB0F2B">
        <w:trPr>
          <w:trHeight w:val="339"/>
          <w:jc w:val="center"/>
        </w:trPr>
        <w:tc>
          <w:tcPr>
            <w:tcW w:w="1770" w:type="dxa"/>
          </w:tcPr>
          <w:p w14:paraId="658C1C66" w14:textId="77777777" w:rsidR="00DF097C" w:rsidRPr="00ED199C" w:rsidRDefault="00DF097C" w:rsidP="00ED199C">
            <w:pPr>
              <w:pStyle w:val="CellBody"/>
              <w:rPr>
                <w:sz w:val="20"/>
              </w:rPr>
            </w:pPr>
            <w:r w:rsidRPr="00ED199C">
              <w:rPr>
                <w:sz w:val="20"/>
              </w:rPr>
              <w:lastRenderedPageBreak/>
              <w:t>2</w:t>
            </w:r>
          </w:p>
        </w:tc>
        <w:tc>
          <w:tcPr>
            <w:tcW w:w="0" w:type="auto"/>
          </w:tcPr>
          <w:p w14:paraId="4B2A733C" w14:textId="77777777" w:rsidR="00DF097C" w:rsidRPr="00C171EB" w:rsidRDefault="00DF097C" w:rsidP="00C171EB">
            <w:pPr>
              <w:pStyle w:val="CellBody"/>
              <w:ind w:left="0"/>
              <w:jc w:val="center"/>
              <w:rPr>
                <w:sz w:val="20"/>
              </w:rPr>
            </w:pPr>
            <w:r w:rsidRPr="00C171EB">
              <w:rPr>
                <w:sz w:val="20"/>
              </w:rPr>
              <w:t>40A</w:t>
            </w:r>
          </w:p>
        </w:tc>
        <w:tc>
          <w:tcPr>
            <w:tcW w:w="0" w:type="auto"/>
          </w:tcPr>
          <w:p w14:paraId="36939A24" w14:textId="77777777" w:rsidR="00DF097C" w:rsidRPr="0040358B" w:rsidRDefault="00DF097C">
            <w:pPr>
              <w:pStyle w:val="CellBody"/>
              <w:ind w:left="0"/>
              <w:jc w:val="center"/>
              <w:rPr>
                <w:sz w:val="20"/>
              </w:rPr>
            </w:pPr>
            <w:r w:rsidRPr="0040358B">
              <w:rPr>
                <w:sz w:val="20"/>
              </w:rPr>
              <w:t>0</w:t>
            </w:r>
          </w:p>
        </w:tc>
        <w:tc>
          <w:tcPr>
            <w:tcW w:w="0" w:type="auto"/>
          </w:tcPr>
          <w:p w14:paraId="578D2CA5" w14:textId="77777777" w:rsidR="00DF097C" w:rsidRPr="0040358B" w:rsidRDefault="00DF097C">
            <w:pPr>
              <w:pStyle w:val="CellBody"/>
              <w:ind w:left="0"/>
              <w:jc w:val="left"/>
              <w:rPr>
                <w:sz w:val="20"/>
              </w:rPr>
            </w:pPr>
            <w:r w:rsidRPr="0040358B">
              <w:rPr>
                <w:sz w:val="20"/>
              </w:rPr>
              <w:t>Operating system, root, swap</w:t>
            </w:r>
          </w:p>
        </w:tc>
      </w:tr>
      <w:tr w:rsidR="00DF097C" w:rsidRPr="00836BED" w14:paraId="36D9B622" w14:textId="77777777" w:rsidTr="00836BED">
        <w:trPr>
          <w:trHeight w:val="339"/>
          <w:jc w:val="center"/>
        </w:trPr>
        <w:tc>
          <w:tcPr>
            <w:tcW w:w="1770" w:type="dxa"/>
          </w:tcPr>
          <w:p w14:paraId="5974E09E" w14:textId="77777777" w:rsidR="00DF097C" w:rsidRPr="00ED199C" w:rsidRDefault="00DF097C" w:rsidP="00ED199C">
            <w:pPr>
              <w:pStyle w:val="CellBody"/>
              <w:rPr>
                <w:sz w:val="20"/>
              </w:rPr>
            </w:pPr>
          </w:p>
        </w:tc>
        <w:tc>
          <w:tcPr>
            <w:tcW w:w="0" w:type="auto"/>
          </w:tcPr>
          <w:p w14:paraId="73D9ECA1" w14:textId="77777777" w:rsidR="00DF097C" w:rsidRPr="00C171EB" w:rsidRDefault="00DF097C" w:rsidP="00C171EB">
            <w:pPr>
              <w:pStyle w:val="CellBody"/>
              <w:ind w:left="0"/>
              <w:jc w:val="center"/>
              <w:rPr>
                <w:sz w:val="20"/>
              </w:rPr>
            </w:pPr>
          </w:p>
        </w:tc>
        <w:tc>
          <w:tcPr>
            <w:tcW w:w="0" w:type="auto"/>
          </w:tcPr>
          <w:p w14:paraId="0A57D786" w14:textId="77777777" w:rsidR="00DF097C" w:rsidRPr="0040358B" w:rsidRDefault="00DF097C">
            <w:pPr>
              <w:pStyle w:val="CellBody"/>
              <w:ind w:left="0"/>
              <w:jc w:val="center"/>
              <w:rPr>
                <w:sz w:val="20"/>
              </w:rPr>
            </w:pPr>
            <w:r w:rsidRPr="0040358B">
              <w:rPr>
                <w:sz w:val="20"/>
              </w:rPr>
              <w:t>1-12</w:t>
            </w:r>
          </w:p>
        </w:tc>
        <w:tc>
          <w:tcPr>
            <w:tcW w:w="0" w:type="auto"/>
          </w:tcPr>
          <w:p w14:paraId="66F3ED0B" w14:textId="77777777" w:rsidR="00DF097C" w:rsidRPr="0040358B" w:rsidRDefault="00EB57AF">
            <w:pPr>
              <w:pStyle w:val="CellBody"/>
              <w:ind w:left="0"/>
              <w:jc w:val="left"/>
              <w:rPr>
                <w:sz w:val="20"/>
              </w:rPr>
            </w:pPr>
            <w:r w:rsidRPr="0040358B">
              <w:rPr>
                <w:sz w:val="20"/>
                <w:szCs w:val="20"/>
              </w:rPr>
              <w:t>25</w:t>
            </w:r>
            <w:r w:rsidR="00DF097C" w:rsidRPr="00ED199C">
              <w:rPr>
                <w:sz w:val="20"/>
              </w:rPr>
              <w:t xml:space="preserve">% of </w:t>
            </w:r>
            <w:r w:rsidRPr="00ED199C">
              <w:rPr>
                <w:sz w:val="20"/>
              </w:rPr>
              <w:t>HDF</w:t>
            </w:r>
            <w:r w:rsidRPr="00C171EB">
              <w:rPr>
                <w:sz w:val="20"/>
              </w:rPr>
              <w:t xml:space="preserve">S </w:t>
            </w:r>
            <w:r w:rsidR="00CD00FF" w:rsidRPr="00FB0F2B">
              <w:rPr>
                <w:sz w:val="20"/>
                <w:szCs w:val="20"/>
              </w:rPr>
              <w:t>data</w:t>
            </w:r>
            <w:r w:rsidRPr="0040358B">
              <w:rPr>
                <w:sz w:val="20"/>
                <w:szCs w:val="20"/>
              </w:rPr>
              <w:t>data</w:t>
            </w:r>
            <w:r w:rsidRPr="00ED199C">
              <w:rPr>
                <w:sz w:val="20"/>
              </w:rPr>
              <w:t>, 25</w:t>
            </w:r>
            <w:r w:rsidRPr="00C171EB">
              <w:rPr>
                <w:sz w:val="20"/>
              </w:rPr>
              <w:t xml:space="preserve">% of </w:t>
            </w:r>
            <w:r w:rsidRPr="0040358B">
              <w:rPr>
                <w:sz w:val="20"/>
              </w:rPr>
              <w:t>tempory data</w:t>
            </w:r>
          </w:p>
        </w:tc>
      </w:tr>
      <w:tr w:rsidR="00DF097C" w:rsidRPr="00836BED" w14:paraId="3CAFCBB1" w14:textId="77777777" w:rsidTr="00FB0F2B">
        <w:trPr>
          <w:trHeight w:val="339"/>
          <w:jc w:val="center"/>
        </w:trPr>
        <w:tc>
          <w:tcPr>
            <w:tcW w:w="1770" w:type="dxa"/>
          </w:tcPr>
          <w:p w14:paraId="592D08D9" w14:textId="77777777" w:rsidR="00DF097C" w:rsidRPr="00ED199C" w:rsidRDefault="00DF097C" w:rsidP="00ED199C">
            <w:pPr>
              <w:pStyle w:val="CellBody"/>
              <w:rPr>
                <w:sz w:val="20"/>
              </w:rPr>
            </w:pPr>
            <w:r w:rsidRPr="00ED199C">
              <w:rPr>
                <w:sz w:val="20"/>
              </w:rPr>
              <w:t>3</w:t>
            </w:r>
          </w:p>
        </w:tc>
        <w:tc>
          <w:tcPr>
            <w:tcW w:w="0" w:type="auto"/>
          </w:tcPr>
          <w:p w14:paraId="2FB94626" w14:textId="77777777" w:rsidR="00DF097C" w:rsidRPr="00C171EB" w:rsidRDefault="00DF097C" w:rsidP="00C171EB">
            <w:pPr>
              <w:pStyle w:val="CellBody"/>
              <w:ind w:left="0"/>
              <w:jc w:val="center"/>
              <w:rPr>
                <w:sz w:val="20"/>
              </w:rPr>
            </w:pPr>
            <w:r w:rsidRPr="00C171EB">
              <w:rPr>
                <w:sz w:val="20"/>
              </w:rPr>
              <w:t>40A</w:t>
            </w:r>
          </w:p>
        </w:tc>
        <w:tc>
          <w:tcPr>
            <w:tcW w:w="0" w:type="auto"/>
          </w:tcPr>
          <w:p w14:paraId="71C4E70F" w14:textId="77777777" w:rsidR="00DF097C" w:rsidRPr="0040358B" w:rsidRDefault="00DF097C">
            <w:pPr>
              <w:pStyle w:val="CellBody"/>
              <w:ind w:left="0"/>
              <w:jc w:val="center"/>
              <w:rPr>
                <w:sz w:val="20"/>
              </w:rPr>
            </w:pPr>
            <w:r w:rsidRPr="0040358B">
              <w:rPr>
                <w:sz w:val="20"/>
              </w:rPr>
              <w:t>0</w:t>
            </w:r>
          </w:p>
        </w:tc>
        <w:tc>
          <w:tcPr>
            <w:tcW w:w="0" w:type="auto"/>
          </w:tcPr>
          <w:p w14:paraId="29E120B0" w14:textId="77777777" w:rsidR="00DF097C" w:rsidRPr="0040358B" w:rsidRDefault="00DF097C">
            <w:pPr>
              <w:pStyle w:val="CellBody"/>
              <w:ind w:left="0"/>
              <w:jc w:val="left"/>
              <w:rPr>
                <w:sz w:val="20"/>
              </w:rPr>
            </w:pPr>
            <w:r w:rsidRPr="0040358B">
              <w:rPr>
                <w:sz w:val="20"/>
              </w:rPr>
              <w:t>Operating system, root, swap</w:t>
            </w:r>
          </w:p>
        </w:tc>
      </w:tr>
      <w:tr w:rsidR="00DF097C" w:rsidRPr="00836BED" w14:paraId="113F93D4" w14:textId="77777777" w:rsidTr="00836BED">
        <w:trPr>
          <w:trHeight w:val="339"/>
          <w:jc w:val="center"/>
        </w:trPr>
        <w:tc>
          <w:tcPr>
            <w:tcW w:w="1770" w:type="dxa"/>
          </w:tcPr>
          <w:p w14:paraId="3F261147" w14:textId="77777777" w:rsidR="00DF097C" w:rsidRPr="00ED199C" w:rsidRDefault="00DF097C" w:rsidP="00ED199C">
            <w:pPr>
              <w:pStyle w:val="CellBody"/>
              <w:rPr>
                <w:sz w:val="20"/>
              </w:rPr>
            </w:pPr>
          </w:p>
        </w:tc>
        <w:tc>
          <w:tcPr>
            <w:tcW w:w="0" w:type="auto"/>
          </w:tcPr>
          <w:p w14:paraId="3271B1AD" w14:textId="77777777" w:rsidR="00DF097C" w:rsidRPr="00C171EB" w:rsidRDefault="00DF097C" w:rsidP="00C171EB">
            <w:pPr>
              <w:pStyle w:val="CellBody"/>
              <w:ind w:left="0"/>
              <w:jc w:val="center"/>
              <w:rPr>
                <w:sz w:val="20"/>
              </w:rPr>
            </w:pPr>
          </w:p>
        </w:tc>
        <w:tc>
          <w:tcPr>
            <w:tcW w:w="0" w:type="auto"/>
          </w:tcPr>
          <w:p w14:paraId="4EBA0E5E" w14:textId="77777777" w:rsidR="00DF097C" w:rsidRPr="0040358B" w:rsidRDefault="00DF097C">
            <w:pPr>
              <w:pStyle w:val="CellBody"/>
              <w:ind w:left="0"/>
              <w:jc w:val="center"/>
              <w:rPr>
                <w:sz w:val="20"/>
              </w:rPr>
            </w:pPr>
            <w:r w:rsidRPr="0040358B">
              <w:rPr>
                <w:sz w:val="20"/>
              </w:rPr>
              <w:t>1-12</w:t>
            </w:r>
          </w:p>
        </w:tc>
        <w:tc>
          <w:tcPr>
            <w:tcW w:w="0" w:type="auto"/>
          </w:tcPr>
          <w:p w14:paraId="52C601CA" w14:textId="77777777" w:rsidR="00DF097C" w:rsidRPr="0040358B" w:rsidRDefault="00EB57AF">
            <w:pPr>
              <w:pStyle w:val="CellBody"/>
              <w:ind w:left="0"/>
              <w:jc w:val="left"/>
              <w:rPr>
                <w:sz w:val="20"/>
              </w:rPr>
            </w:pPr>
            <w:r w:rsidRPr="0040358B">
              <w:rPr>
                <w:sz w:val="20"/>
              </w:rPr>
              <w:t xml:space="preserve">25% of HDFS </w:t>
            </w:r>
            <w:r w:rsidR="00CD00FF" w:rsidRPr="00FB0F2B">
              <w:rPr>
                <w:sz w:val="20"/>
                <w:szCs w:val="20"/>
              </w:rPr>
              <w:t>data</w:t>
            </w:r>
            <w:r w:rsidRPr="0040358B">
              <w:rPr>
                <w:sz w:val="20"/>
                <w:szCs w:val="20"/>
              </w:rPr>
              <w:t>data</w:t>
            </w:r>
            <w:r w:rsidRPr="00ED199C">
              <w:rPr>
                <w:sz w:val="20"/>
              </w:rPr>
              <w:t xml:space="preserve">, </w:t>
            </w:r>
            <w:r w:rsidRPr="00C171EB">
              <w:rPr>
                <w:sz w:val="20"/>
              </w:rPr>
              <w:t xml:space="preserve">25% of </w:t>
            </w:r>
            <w:r w:rsidRPr="0040358B">
              <w:rPr>
                <w:sz w:val="20"/>
              </w:rPr>
              <w:t>tempory data</w:t>
            </w:r>
          </w:p>
        </w:tc>
      </w:tr>
      <w:tr w:rsidR="00DF097C" w:rsidRPr="00836BED" w14:paraId="71EE254D" w14:textId="77777777" w:rsidTr="00FB0F2B">
        <w:trPr>
          <w:trHeight w:val="339"/>
          <w:jc w:val="center"/>
        </w:trPr>
        <w:tc>
          <w:tcPr>
            <w:tcW w:w="1770" w:type="dxa"/>
          </w:tcPr>
          <w:p w14:paraId="4F16DFA4" w14:textId="77777777" w:rsidR="00DF097C" w:rsidRPr="00ED199C" w:rsidRDefault="00DF097C" w:rsidP="00ED199C">
            <w:pPr>
              <w:pStyle w:val="CellBody"/>
              <w:rPr>
                <w:sz w:val="20"/>
              </w:rPr>
            </w:pPr>
            <w:r w:rsidRPr="00ED199C">
              <w:rPr>
                <w:sz w:val="20"/>
              </w:rPr>
              <w:t>4</w:t>
            </w:r>
          </w:p>
        </w:tc>
        <w:tc>
          <w:tcPr>
            <w:tcW w:w="0" w:type="auto"/>
          </w:tcPr>
          <w:p w14:paraId="3B8E7630" w14:textId="77777777" w:rsidR="00DF097C" w:rsidRPr="00C171EB" w:rsidRDefault="00DF097C" w:rsidP="00C171EB">
            <w:pPr>
              <w:pStyle w:val="CellBody"/>
              <w:ind w:left="0"/>
              <w:jc w:val="center"/>
              <w:rPr>
                <w:sz w:val="20"/>
              </w:rPr>
            </w:pPr>
            <w:r w:rsidRPr="00C171EB">
              <w:rPr>
                <w:sz w:val="20"/>
              </w:rPr>
              <w:t>40A</w:t>
            </w:r>
          </w:p>
        </w:tc>
        <w:tc>
          <w:tcPr>
            <w:tcW w:w="0" w:type="auto"/>
          </w:tcPr>
          <w:p w14:paraId="6358E095" w14:textId="77777777" w:rsidR="00DF097C" w:rsidRPr="0040358B" w:rsidRDefault="00DF097C">
            <w:pPr>
              <w:pStyle w:val="CellBody"/>
              <w:ind w:left="0"/>
              <w:jc w:val="center"/>
              <w:rPr>
                <w:sz w:val="20"/>
              </w:rPr>
            </w:pPr>
            <w:r w:rsidRPr="0040358B">
              <w:rPr>
                <w:sz w:val="20"/>
              </w:rPr>
              <w:t>0</w:t>
            </w:r>
          </w:p>
        </w:tc>
        <w:tc>
          <w:tcPr>
            <w:tcW w:w="0" w:type="auto"/>
          </w:tcPr>
          <w:p w14:paraId="63ACA977" w14:textId="77777777" w:rsidR="00DF097C" w:rsidRPr="0040358B" w:rsidRDefault="00DF097C">
            <w:pPr>
              <w:pStyle w:val="CellBody"/>
              <w:ind w:left="0"/>
              <w:jc w:val="left"/>
              <w:rPr>
                <w:sz w:val="20"/>
              </w:rPr>
            </w:pPr>
            <w:r w:rsidRPr="0040358B">
              <w:rPr>
                <w:sz w:val="20"/>
              </w:rPr>
              <w:t>Operating system, root, swap</w:t>
            </w:r>
          </w:p>
        </w:tc>
      </w:tr>
      <w:tr w:rsidR="00DF097C" w:rsidRPr="00836BED" w14:paraId="6FA39DE4" w14:textId="77777777" w:rsidTr="00836BED">
        <w:trPr>
          <w:trHeight w:val="339"/>
          <w:jc w:val="center"/>
        </w:trPr>
        <w:tc>
          <w:tcPr>
            <w:tcW w:w="1770" w:type="dxa"/>
          </w:tcPr>
          <w:p w14:paraId="5819EA77" w14:textId="77777777" w:rsidR="00DF097C" w:rsidRPr="00ED199C" w:rsidRDefault="00DF097C" w:rsidP="00ED199C">
            <w:pPr>
              <w:pStyle w:val="CellBody"/>
              <w:rPr>
                <w:sz w:val="20"/>
              </w:rPr>
            </w:pPr>
          </w:p>
        </w:tc>
        <w:tc>
          <w:tcPr>
            <w:tcW w:w="0" w:type="auto"/>
          </w:tcPr>
          <w:p w14:paraId="7544BBDB" w14:textId="77777777" w:rsidR="00DF097C" w:rsidRPr="00C171EB" w:rsidRDefault="00DF097C" w:rsidP="00C171EB">
            <w:pPr>
              <w:pStyle w:val="CellBody"/>
              <w:rPr>
                <w:sz w:val="20"/>
              </w:rPr>
            </w:pPr>
          </w:p>
        </w:tc>
        <w:tc>
          <w:tcPr>
            <w:tcW w:w="0" w:type="auto"/>
          </w:tcPr>
          <w:p w14:paraId="68E7BE96" w14:textId="77777777" w:rsidR="00DF097C" w:rsidRPr="00ED199C" w:rsidRDefault="00DF097C" w:rsidP="00C171EB">
            <w:pPr>
              <w:pStyle w:val="CellBody"/>
              <w:ind w:left="0"/>
              <w:jc w:val="center"/>
              <w:rPr>
                <w:sz w:val="20"/>
              </w:rPr>
            </w:pPr>
            <w:r w:rsidRPr="00C171EB">
              <w:rPr>
                <w:sz w:val="20"/>
              </w:rPr>
              <w:t>1-</w:t>
            </w:r>
            <w:r w:rsidR="00CD00FF" w:rsidRPr="00FB0F2B">
              <w:rPr>
                <w:sz w:val="20"/>
                <w:szCs w:val="20"/>
              </w:rPr>
              <w:t>24</w:t>
            </w:r>
            <w:r w:rsidR="007E3467" w:rsidRPr="0040358B">
              <w:rPr>
                <w:sz w:val="20"/>
                <w:szCs w:val="20"/>
              </w:rPr>
              <w:t>24</w:t>
            </w:r>
          </w:p>
        </w:tc>
        <w:tc>
          <w:tcPr>
            <w:tcW w:w="0" w:type="auto"/>
          </w:tcPr>
          <w:p w14:paraId="1D876E6A" w14:textId="77777777" w:rsidR="00DF097C" w:rsidRPr="0040358B" w:rsidRDefault="00EB57AF" w:rsidP="00C171EB">
            <w:pPr>
              <w:pStyle w:val="CellBody"/>
              <w:ind w:left="0"/>
              <w:jc w:val="left"/>
              <w:rPr>
                <w:sz w:val="20"/>
              </w:rPr>
            </w:pPr>
            <w:r w:rsidRPr="00ED199C">
              <w:rPr>
                <w:sz w:val="20"/>
              </w:rPr>
              <w:t xml:space="preserve">50% of </w:t>
            </w:r>
            <w:r w:rsidRPr="00C171EB">
              <w:rPr>
                <w:sz w:val="20"/>
              </w:rPr>
              <w:t xml:space="preserve">HDFS </w:t>
            </w:r>
            <w:r w:rsidR="00CD00FF" w:rsidRPr="00FB0F2B">
              <w:rPr>
                <w:sz w:val="20"/>
                <w:szCs w:val="20"/>
              </w:rPr>
              <w:t>data</w:t>
            </w:r>
            <w:r w:rsidRPr="0040358B">
              <w:rPr>
                <w:sz w:val="20"/>
                <w:szCs w:val="20"/>
              </w:rPr>
              <w:t>data</w:t>
            </w:r>
            <w:r w:rsidRPr="00ED199C">
              <w:rPr>
                <w:sz w:val="20"/>
              </w:rPr>
              <w:t>, 50</w:t>
            </w:r>
            <w:r w:rsidRPr="00C171EB">
              <w:rPr>
                <w:sz w:val="20"/>
              </w:rPr>
              <w:t xml:space="preserve">% of </w:t>
            </w:r>
            <w:r w:rsidRPr="0040358B">
              <w:rPr>
                <w:sz w:val="20"/>
              </w:rPr>
              <w:t>tempory data</w:t>
            </w:r>
          </w:p>
        </w:tc>
      </w:tr>
    </w:tbl>
    <w:p w14:paraId="72ED154F" w14:textId="77777777" w:rsidR="00F5648C" w:rsidRPr="00836BED" w:rsidRDefault="00F5648C" w:rsidP="0003160F">
      <w:r w:rsidRPr="00836BED">
        <w:t> </w:t>
      </w:r>
    </w:p>
    <w:p w14:paraId="0C575DAE" w14:textId="5CB070D2" w:rsidR="00F5648C" w:rsidRDefault="00F5648C" w:rsidP="002E27AB">
      <w:pPr>
        <w:pStyle w:val="Heading4"/>
        <w:numPr>
          <w:ilvl w:val="2"/>
          <w:numId w:val="45"/>
        </w:numPr>
      </w:pPr>
      <w:r w:rsidRPr="00836BED">
        <w:t xml:space="preserve">The distribution of various software components across the system must be explicitly described using a format similar to that shown in the following example for both the tested and </w:t>
      </w:r>
      <w:r w:rsidR="00AF2752">
        <w:t>priced configuration</w:t>
      </w:r>
      <w:r w:rsidRPr="00836BED">
        <w:t>s.</w:t>
      </w:r>
    </w:p>
    <w:p w14:paraId="0EB197EF" w14:textId="77777777" w:rsidR="00F81BDF" w:rsidRPr="00F81BDF" w:rsidRDefault="00F81BDF" w:rsidP="00ED199C"/>
    <w:p w14:paraId="4E1E5662" w14:textId="77777777" w:rsidR="006D5E04" w:rsidRDefault="006D5E04" w:rsidP="00ED199C">
      <w:pPr>
        <w:pStyle w:val="Caption"/>
        <w:keepNext/>
      </w:pPr>
      <w:r w:rsidRPr="00857DBF">
        <w:t xml:space="preserve">Distribution of Software </w:t>
      </w:r>
      <w:r w:rsidR="00B506EB" w:rsidRPr="00857DBF">
        <w:t>Components</w:t>
      </w:r>
    </w:p>
    <w:tbl>
      <w:tblPr>
        <w:tblStyle w:val="TableGrid"/>
        <w:tblW w:w="0" w:type="auto"/>
        <w:tblLook w:val="0000" w:firstRow="0" w:lastRow="0" w:firstColumn="0" w:lastColumn="0" w:noHBand="0" w:noVBand="0"/>
      </w:tblPr>
      <w:tblGrid>
        <w:gridCol w:w="923"/>
        <w:gridCol w:w="2557"/>
      </w:tblGrid>
      <w:tr w:rsidR="002972EB" w:rsidRPr="00836BED" w14:paraId="3736F820" w14:textId="77777777" w:rsidTr="00FB0F2B">
        <w:trPr>
          <w:trHeight w:val="421"/>
        </w:trPr>
        <w:tc>
          <w:tcPr>
            <w:tcW w:w="0" w:type="auto"/>
          </w:tcPr>
          <w:p w14:paraId="7CE4CE08" w14:textId="77777777" w:rsidR="002972EB" w:rsidRPr="00ED199C" w:rsidRDefault="002972EB" w:rsidP="00ED199C">
            <w:pPr>
              <w:pStyle w:val="CellBody"/>
              <w:ind w:left="0"/>
              <w:jc w:val="left"/>
              <w:rPr>
                <w:b/>
              </w:rPr>
            </w:pPr>
            <w:r w:rsidRPr="00ED199C">
              <w:rPr>
                <w:b/>
              </w:rPr>
              <w:t>Server</w:t>
            </w:r>
          </w:p>
        </w:tc>
        <w:tc>
          <w:tcPr>
            <w:tcW w:w="0" w:type="auto"/>
          </w:tcPr>
          <w:p w14:paraId="70C10057" w14:textId="77777777" w:rsidR="002972EB" w:rsidRPr="00C171EB" w:rsidRDefault="002972EB" w:rsidP="00C171EB">
            <w:pPr>
              <w:pStyle w:val="CellBody"/>
              <w:ind w:left="0"/>
              <w:jc w:val="left"/>
              <w:rPr>
                <w:b/>
              </w:rPr>
            </w:pPr>
            <w:r w:rsidRPr="00C171EB">
              <w:rPr>
                <w:b/>
              </w:rPr>
              <w:t>Software Component</w:t>
            </w:r>
          </w:p>
        </w:tc>
      </w:tr>
      <w:tr w:rsidR="002972EB" w:rsidRPr="00836BED" w14:paraId="68913717" w14:textId="77777777" w:rsidTr="00FB0F2B">
        <w:trPr>
          <w:trHeight w:val="421"/>
        </w:trPr>
        <w:tc>
          <w:tcPr>
            <w:tcW w:w="0" w:type="auto"/>
          </w:tcPr>
          <w:p w14:paraId="52D9BA77" w14:textId="77777777" w:rsidR="002972EB" w:rsidRPr="00ED199C" w:rsidRDefault="002972EB" w:rsidP="00ED199C">
            <w:pPr>
              <w:pStyle w:val="CellBody"/>
              <w:ind w:left="0"/>
              <w:jc w:val="center"/>
              <w:rPr>
                <w:sz w:val="20"/>
              </w:rPr>
            </w:pPr>
            <w:r w:rsidRPr="00ED199C">
              <w:rPr>
                <w:sz w:val="20"/>
              </w:rPr>
              <w:t>1</w:t>
            </w:r>
          </w:p>
        </w:tc>
        <w:tc>
          <w:tcPr>
            <w:tcW w:w="0" w:type="auto"/>
          </w:tcPr>
          <w:p w14:paraId="05D35514" w14:textId="77777777" w:rsidR="002972EB" w:rsidRPr="00C171EB" w:rsidRDefault="002972EB" w:rsidP="00C171EB">
            <w:pPr>
              <w:pStyle w:val="CellBody"/>
              <w:ind w:left="0"/>
              <w:rPr>
                <w:sz w:val="20"/>
              </w:rPr>
            </w:pPr>
            <w:r w:rsidRPr="00C171EB">
              <w:rPr>
                <w:sz w:val="20"/>
              </w:rPr>
              <w:t>Name Node</w:t>
            </w:r>
          </w:p>
          <w:p w14:paraId="17739EAF" w14:textId="77777777" w:rsidR="00FD1B60" w:rsidRPr="0040358B" w:rsidRDefault="007E3467">
            <w:pPr>
              <w:pStyle w:val="CellBody"/>
              <w:ind w:left="0"/>
              <w:rPr>
                <w:sz w:val="20"/>
              </w:rPr>
            </w:pPr>
            <w:r w:rsidRPr="0040358B">
              <w:rPr>
                <w:sz w:val="20"/>
              </w:rPr>
              <w:t xml:space="preserve">Job Tracker </w:t>
            </w:r>
          </w:p>
          <w:p w14:paraId="499B5ED0" w14:textId="77777777" w:rsidR="002972EB" w:rsidRPr="00ED199C" w:rsidRDefault="00FD1B60">
            <w:pPr>
              <w:pStyle w:val="CellBody"/>
              <w:ind w:left="0"/>
              <w:rPr>
                <w:sz w:val="20"/>
              </w:rPr>
            </w:pPr>
            <w:r w:rsidRPr="0040358B">
              <w:rPr>
                <w:sz w:val="20"/>
              </w:rPr>
              <w:t xml:space="preserve">Benchmark </w:t>
            </w:r>
            <w:r w:rsidR="00CD00FF" w:rsidRPr="00FB0F2B">
              <w:rPr>
                <w:sz w:val="20"/>
                <w:szCs w:val="20"/>
              </w:rPr>
              <w:t>driver</w:t>
            </w:r>
          </w:p>
        </w:tc>
      </w:tr>
      <w:tr w:rsidR="002972EB" w:rsidRPr="00836BED" w14:paraId="67516C3E" w14:textId="77777777" w:rsidTr="00FB0F2B">
        <w:trPr>
          <w:trHeight w:val="421"/>
        </w:trPr>
        <w:tc>
          <w:tcPr>
            <w:tcW w:w="0" w:type="auto"/>
          </w:tcPr>
          <w:p w14:paraId="25FB4BEB" w14:textId="77777777" w:rsidR="002972EB" w:rsidRPr="00ED199C" w:rsidRDefault="002972EB" w:rsidP="00ED199C">
            <w:pPr>
              <w:pStyle w:val="CellBody"/>
              <w:ind w:left="0"/>
              <w:jc w:val="center"/>
              <w:rPr>
                <w:sz w:val="20"/>
              </w:rPr>
            </w:pPr>
            <w:r w:rsidRPr="00ED199C">
              <w:rPr>
                <w:sz w:val="20"/>
              </w:rPr>
              <w:t>2</w:t>
            </w:r>
          </w:p>
        </w:tc>
        <w:tc>
          <w:tcPr>
            <w:tcW w:w="0" w:type="auto"/>
          </w:tcPr>
          <w:p w14:paraId="349C32B0" w14:textId="77777777" w:rsidR="002972EB" w:rsidRPr="00C171EB" w:rsidRDefault="002972EB" w:rsidP="00C171EB">
            <w:pPr>
              <w:pStyle w:val="CellBody"/>
              <w:ind w:left="0"/>
              <w:jc w:val="left"/>
              <w:rPr>
                <w:sz w:val="20"/>
              </w:rPr>
            </w:pPr>
            <w:r w:rsidRPr="00C171EB">
              <w:rPr>
                <w:sz w:val="20"/>
              </w:rPr>
              <w:t>Data Node</w:t>
            </w:r>
            <w:r w:rsidR="007E3467" w:rsidRPr="00C171EB">
              <w:rPr>
                <w:sz w:val="20"/>
              </w:rPr>
              <w:t>, Task Tracker</w:t>
            </w:r>
          </w:p>
        </w:tc>
      </w:tr>
      <w:tr w:rsidR="002972EB" w:rsidRPr="00836BED" w14:paraId="766C0D65" w14:textId="77777777" w:rsidTr="00FB0F2B">
        <w:trPr>
          <w:trHeight w:val="421"/>
        </w:trPr>
        <w:tc>
          <w:tcPr>
            <w:tcW w:w="0" w:type="auto"/>
          </w:tcPr>
          <w:p w14:paraId="39B26C5A" w14:textId="77777777" w:rsidR="002972EB" w:rsidRPr="00ED199C" w:rsidRDefault="002972EB" w:rsidP="00ED199C">
            <w:pPr>
              <w:pStyle w:val="CellBody"/>
              <w:ind w:left="0"/>
              <w:jc w:val="center"/>
              <w:rPr>
                <w:sz w:val="20"/>
              </w:rPr>
            </w:pPr>
            <w:r w:rsidRPr="00ED199C">
              <w:rPr>
                <w:sz w:val="20"/>
              </w:rPr>
              <w:t>3</w:t>
            </w:r>
          </w:p>
        </w:tc>
        <w:tc>
          <w:tcPr>
            <w:tcW w:w="0" w:type="auto"/>
          </w:tcPr>
          <w:p w14:paraId="0CF38CC5" w14:textId="77777777" w:rsidR="002972EB" w:rsidRPr="00C171EB" w:rsidRDefault="002972EB" w:rsidP="00C171EB">
            <w:pPr>
              <w:pStyle w:val="CellBody"/>
              <w:ind w:left="0"/>
              <w:jc w:val="left"/>
              <w:rPr>
                <w:sz w:val="20"/>
              </w:rPr>
            </w:pPr>
            <w:r w:rsidRPr="00C171EB">
              <w:rPr>
                <w:sz w:val="20"/>
              </w:rPr>
              <w:t>Data Node</w:t>
            </w:r>
          </w:p>
        </w:tc>
      </w:tr>
      <w:tr w:rsidR="002972EB" w:rsidRPr="00836BED" w14:paraId="22634823" w14:textId="77777777" w:rsidTr="00FB0F2B">
        <w:trPr>
          <w:trHeight w:val="421"/>
        </w:trPr>
        <w:tc>
          <w:tcPr>
            <w:tcW w:w="0" w:type="auto"/>
          </w:tcPr>
          <w:p w14:paraId="2A4AE5DC" w14:textId="77777777" w:rsidR="002972EB" w:rsidRPr="00ED199C" w:rsidRDefault="002972EB" w:rsidP="00ED199C">
            <w:pPr>
              <w:pStyle w:val="CellBody"/>
              <w:ind w:left="0"/>
              <w:jc w:val="center"/>
              <w:rPr>
                <w:sz w:val="20"/>
              </w:rPr>
            </w:pPr>
            <w:r w:rsidRPr="00ED199C">
              <w:rPr>
                <w:sz w:val="20"/>
              </w:rPr>
              <w:t>4</w:t>
            </w:r>
          </w:p>
        </w:tc>
        <w:tc>
          <w:tcPr>
            <w:tcW w:w="0" w:type="auto"/>
          </w:tcPr>
          <w:p w14:paraId="166100AA" w14:textId="77777777" w:rsidR="002972EB" w:rsidRPr="00C171EB" w:rsidRDefault="002972EB" w:rsidP="00C171EB">
            <w:pPr>
              <w:pStyle w:val="CellBody"/>
              <w:ind w:left="0"/>
              <w:jc w:val="left"/>
              <w:rPr>
                <w:sz w:val="20"/>
              </w:rPr>
            </w:pPr>
            <w:r w:rsidRPr="00C171EB">
              <w:rPr>
                <w:sz w:val="20"/>
              </w:rPr>
              <w:t>Data Node</w:t>
            </w:r>
            <w:r w:rsidR="007E3467" w:rsidRPr="00C171EB">
              <w:rPr>
                <w:sz w:val="20"/>
              </w:rPr>
              <w:t>, Task Tracker</w:t>
            </w:r>
          </w:p>
        </w:tc>
      </w:tr>
    </w:tbl>
    <w:p w14:paraId="55D31A0A" w14:textId="77777777" w:rsidR="00F5648C" w:rsidRDefault="00CD00FF" w:rsidP="0003160F">
      <w:r w:rsidRPr="00FB0F2B">
        <w:rPr>
          <w:b/>
        </w:rPr>
        <w:t>Comment</w:t>
      </w:r>
      <w:r w:rsidR="00B506EB">
        <w:t>:</w:t>
      </w:r>
      <w:r w:rsidR="002E5513">
        <w:t xml:space="preserve"> The software components might vary from implementation to implementation.   </w:t>
      </w:r>
    </w:p>
    <w:p w14:paraId="1E9ADBBC" w14:textId="77777777" w:rsidR="00541306" w:rsidRDefault="00541306" w:rsidP="002E27AB">
      <w:pPr>
        <w:pStyle w:val="Heading4"/>
        <w:numPr>
          <w:ilvl w:val="2"/>
          <w:numId w:val="45"/>
        </w:numPr>
      </w:pPr>
      <w:r>
        <w:t>Distributed file system implementation (</w:t>
      </w:r>
      <w:r w:rsidR="00C90EC1">
        <w:t xml:space="preserve">for </w:t>
      </w:r>
      <w:r w:rsidR="00864BFA">
        <w:t>example</w:t>
      </w:r>
      <w:r w:rsidR="00C034A1">
        <w:t xml:space="preserve"> Apache</w:t>
      </w:r>
      <w:r>
        <w:t xml:space="preserve"> HDFS, Red Hat Storage, IBM GPFS, EMC Isilon OneFS</w:t>
      </w:r>
      <w:r w:rsidR="00B506EB">
        <w:t>) and</w:t>
      </w:r>
      <w:r>
        <w:t xml:space="preserve"> corresponding Hadoop File System API version must be disclosed.</w:t>
      </w:r>
    </w:p>
    <w:p w14:paraId="35EC7691" w14:textId="11947FC6" w:rsidR="00541306" w:rsidRDefault="006A102D" w:rsidP="002E27AB">
      <w:pPr>
        <w:pStyle w:val="Heading4"/>
        <w:numPr>
          <w:ilvl w:val="2"/>
          <w:numId w:val="45"/>
        </w:numPr>
      </w:pPr>
      <w:r>
        <w:t>MapReduce</w:t>
      </w:r>
      <w:r w:rsidR="00541306">
        <w:t xml:space="preserve"> </w:t>
      </w:r>
      <w:r w:rsidR="00FE7551">
        <w:t xml:space="preserve">or Spark </w:t>
      </w:r>
      <w:r w:rsidR="00541306">
        <w:t>implementation (</w:t>
      </w:r>
      <w:r w:rsidR="00B506EB">
        <w:t>for example,</w:t>
      </w:r>
      <w:r w:rsidR="00541306">
        <w:t xml:space="preserve"> Apache </w:t>
      </w:r>
      <w:r>
        <w:t>MapReduce</w:t>
      </w:r>
      <w:r w:rsidR="00541306">
        <w:t>, IBM Platform Symphony) and corresponding version must be disclosed.</w:t>
      </w:r>
    </w:p>
    <w:p w14:paraId="4B8D6627" w14:textId="06518084" w:rsidR="007A6F08" w:rsidRDefault="00F5648C" w:rsidP="00A64E1B">
      <w:pPr>
        <w:pStyle w:val="Heading2"/>
        <w:numPr>
          <w:ilvl w:val="1"/>
          <w:numId w:val="33"/>
        </w:numPr>
      </w:pPr>
      <w:bookmarkStart w:id="829" w:name="_Toc411796050"/>
      <w:bookmarkStart w:id="830" w:name="_Toc411796114"/>
      <w:bookmarkStart w:id="831" w:name="_Toc408228061"/>
      <w:bookmarkStart w:id="832" w:name="_Toc465938829"/>
      <w:bookmarkStart w:id="833" w:name="_Toc465939492"/>
      <w:bookmarkStart w:id="834" w:name="_Toc465940282"/>
      <w:bookmarkStart w:id="835" w:name="_Toc465940376"/>
      <w:bookmarkStart w:id="836" w:name="_Toc465940737"/>
      <w:bookmarkEnd w:id="829"/>
      <w:bookmarkEnd w:id="830"/>
      <w:r w:rsidRPr="00836BED">
        <w:t>Workload Related Items</w:t>
      </w:r>
      <w:bookmarkEnd w:id="831"/>
      <w:bookmarkEnd w:id="832"/>
      <w:bookmarkEnd w:id="833"/>
      <w:bookmarkEnd w:id="834"/>
      <w:bookmarkEnd w:id="835"/>
      <w:bookmarkEnd w:id="836"/>
    </w:p>
    <w:p w14:paraId="0A94B8F8" w14:textId="77777777" w:rsidR="007A6F08" w:rsidRDefault="00F5648C" w:rsidP="00FB0F2B">
      <w:pPr>
        <w:pStyle w:val="Heading4"/>
        <w:numPr>
          <w:ilvl w:val="0"/>
          <w:numId w:val="87"/>
        </w:numPr>
      </w:pPr>
      <w:r w:rsidRPr="00836BED">
        <w:t xml:space="preserve">Script or text used to set for all hardware and software tunable parameters must be reported </w:t>
      </w:r>
    </w:p>
    <w:p w14:paraId="0688AA8F" w14:textId="77777777" w:rsidR="007A6F08" w:rsidRDefault="00F5648C" w:rsidP="00FB0F2B">
      <w:pPr>
        <w:pStyle w:val="Heading4"/>
        <w:numPr>
          <w:ilvl w:val="0"/>
          <w:numId w:val="87"/>
        </w:numPr>
      </w:pPr>
      <w:r w:rsidRPr="00836BED">
        <w:lastRenderedPageBreak/>
        <w:t>Version number of TPCx-HS kit and checksum for HSGen, HSSort and HSValidate Programs must be</w:t>
      </w:r>
      <w:r w:rsidR="00F90605">
        <w:t xml:space="preserve"> </w:t>
      </w:r>
      <w:r w:rsidRPr="00836BED">
        <w:t>reported</w:t>
      </w:r>
    </w:p>
    <w:p w14:paraId="4403E6B9" w14:textId="77777777" w:rsidR="007A6F08" w:rsidRDefault="0017116F" w:rsidP="00FB0F2B">
      <w:pPr>
        <w:pStyle w:val="Heading4"/>
        <w:numPr>
          <w:ilvl w:val="0"/>
          <w:numId w:val="87"/>
        </w:numPr>
      </w:pPr>
      <w:r>
        <w:t>The</w:t>
      </w:r>
      <w:r w:rsidR="00FF47F6" w:rsidRPr="00FF47F6">
        <w:t xml:space="preserve"> </w:t>
      </w:r>
      <w:r w:rsidR="00FF47F6">
        <w:t>run report generated by</w:t>
      </w:r>
      <w:r>
        <w:t xml:space="preserve"> </w:t>
      </w:r>
      <w:r w:rsidR="00F5648C" w:rsidRPr="00836BED">
        <w:t xml:space="preserve">TPCx-HS </w:t>
      </w:r>
      <w:r>
        <w:t xml:space="preserve">benchmark </w:t>
      </w:r>
      <w:r w:rsidR="00B506EB">
        <w:t xml:space="preserve">kit </w:t>
      </w:r>
      <w:r w:rsidR="00B506EB" w:rsidRPr="00836BED">
        <w:t>must</w:t>
      </w:r>
      <w:r w:rsidR="00F5648C" w:rsidRPr="00836BED">
        <w:t xml:space="preserve"> be reported.</w:t>
      </w:r>
    </w:p>
    <w:p w14:paraId="64B71894" w14:textId="6F396734" w:rsidR="007A6F08" w:rsidRDefault="00F5648C" w:rsidP="00A64E1B">
      <w:pPr>
        <w:pStyle w:val="Heading2"/>
        <w:numPr>
          <w:ilvl w:val="1"/>
          <w:numId w:val="33"/>
        </w:numPr>
      </w:pPr>
      <w:bookmarkStart w:id="837" w:name="_Toc408228062"/>
      <w:bookmarkStart w:id="838" w:name="_Toc465938830"/>
      <w:bookmarkStart w:id="839" w:name="_Toc465939493"/>
      <w:bookmarkStart w:id="840" w:name="_Toc465940283"/>
      <w:bookmarkStart w:id="841" w:name="_Toc465940377"/>
      <w:bookmarkStart w:id="842" w:name="_Toc465940738"/>
      <w:r w:rsidRPr="00836BED">
        <w:t>SUT Related Items</w:t>
      </w:r>
      <w:bookmarkEnd w:id="837"/>
      <w:bookmarkEnd w:id="838"/>
      <w:bookmarkEnd w:id="839"/>
      <w:bookmarkEnd w:id="840"/>
      <w:bookmarkEnd w:id="841"/>
      <w:bookmarkEnd w:id="842"/>
    </w:p>
    <w:p w14:paraId="5F36C9A5" w14:textId="77777777" w:rsidR="00F5648C" w:rsidRPr="00836BED" w:rsidRDefault="00F5648C" w:rsidP="002E27AB">
      <w:pPr>
        <w:pStyle w:val="Heading6"/>
        <w:numPr>
          <w:ilvl w:val="2"/>
          <w:numId w:val="54"/>
        </w:numPr>
      </w:pPr>
      <w:bookmarkStart w:id="843" w:name="Xak820988"/>
      <w:bookmarkStart w:id="844" w:name="Xak820990"/>
      <w:bookmarkStart w:id="845" w:name="Xak820994"/>
      <w:bookmarkStart w:id="846" w:name="Xak820996"/>
      <w:bookmarkStart w:id="847" w:name="Rak_Ref389033226"/>
      <w:bookmarkStart w:id="848" w:name="Rak_Ref389560649"/>
      <w:bookmarkStart w:id="849" w:name="Rak_Ref389560649T"/>
      <w:bookmarkEnd w:id="843"/>
      <w:bookmarkEnd w:id="844"/>
      <w:bookmarkEnd w:id="845"/>
      <w:bookmarkEnd w:id="846"/>
      <w:bookmarkEnd w:id="847"/>
      <w:bookmarkEnd w:id="848"/>
      <w:r w:rsidRPr="00836BED">
        <w:t xml:space="preserve">The data storage ratio must be disclosed. It is computed by dividing the total </w:t>
      </w:r>
      <w:r w:rsidR="004E3CA7">
        <w:t xml:space="preserve">physical </w:t>
      </w:r>
      <w:r w:rsidRPr="00836BED">
        <w:t xml:space="preserve">data storage </w:t>
      </w:r>
      <w:r w:rsidR="004E3CA7">
        <w:t xml:space="preserve">present in the </w:t>
      </w:r>
      <w:r w:rsidRPr="00836BED">
        <w:t xml:space="preserve">priced configuration (expressed in TB) by the chosen </w:t>
      </w:r>
      <w:r w:rsidR="004E3CA7">
        <w:t xml:space="preserve">Scale Factor </w:t>
      </w:r>
      <w:r w:rsidRPr="00836BED">
        <w:t>as defined in Clause</w:t>
      </w:r>
      <w:r w:rsidR="004E3CA7">
        <w:t xml:space="preserve"> 4.1</w:t>
      </w:r>
      <w:r w:rsidRPr="00836BED">
        <w:t xml:space="preserve">. Let r be the ratio. The reported value for r must be rounded to the nearest 0.01. That is, reported value=round(r,2). For example, a system configured with 96 disks of 1TB capacity for a 1TB </w:t>
      </w:r>
      <w:r w:rsidR="004E3CA7">
        <w:t xml:space="preserve">Scale Factor </w:t>
      </w:r>
      <w:r w:rsidRPr="00836BED">
        <w:t>has a data storage ratio of 96.</w:t>
      </w:r>
      <w:bookmarkStart w:id="850" w:name="Rak_Ref389560649P"/>
      <w:bookmarkEnd w:id="849"/>
      <w:r w:rsidR="00CD00FF" w:rsidRPr="00836BED">
        <w:rPr>
          <w:vanish/>
        </w:rPr>
        <w:fldChar w:fldCharType="begin" w:fldLock="1"/>
      </w:r>
      <w:r w:rsidRPr="00836BED">
        <w:rPr>
          <w:vanish/>
        </w:rPr>
        <w:instrText xml:space="preserve">PAGEREF Rak_Ref389560649 \h  \* MERGEFORMAT </w:instrText>
      </w:r>
      <w:r w:rsidR="00CD00FF" w:rsidRPr="00836BED">
        <w:rPr>
          <w:vanish/>
        </w:rPr>
      </w:r>
      <w:r w:rsidR="00CD00FF" w:rsidRPr="00836BED">
        <w:rPr>
          <w:vanish/>
        </w:rPr>
        <w:fldChar w:fldCharType="separate"/>
      </w:r>
      <w:r w:rsidRPr="00836BED">
        <w:rPr>
          <w:vanish/>
        </w:rPr>
        <w:t>123</w:t>
      </w:r>
      <w:r w:rsidR="00CD00FF" w:rsidRPr="00836BED">
        <w:rPr>
          <w:vanish/>
        </w:rPr>
        <w:fldChar w:fldCharType="end"/>
      </w:r>
      <w:bookmarkEnd w:id="850"/>
      <w:r w:rsidR="00CD00FF" w:rsidRPr="00836BED">
        <w:rPr>
          <w:vanish/>
        </w:rPr>
        <w:fldChar w:fldCharType="begin"/>
      </w:r>
      <w:r w:rsidRPr="00836BED">
        <w:instrText>xe "Priced Configuration"</w:instrText>
      </w:r>
      <w:r w:rsidR="00CD00FF" w:rsidRPr="00836BED">
        <w:rPr>
          <w:vanish/>
        </w:rPr>
        <w:fldChar w:fldCharType="end"/>
      </w:r>
    </w:p>
    <w:p w14:paraId="464C6820" w14:textId="28169795" w:rsidR="00C43B72" w:rsidRDefault="00F5648C" w:rsidP="009933E9">
      <w:r w:rsidRPr="00836BED">
        <w:rPr>
          <w:b/>
          <w:bCs/>
        </w:rPr>
        <w:t>Comment</w:t>
      </w:r>
      <w:r w:rsidRPr="00836BED">
        <w:t xml:space="preserve">: For the reporting of </w:t>
      </w:r>
      <w:r w:rsidR="00681540">
        <w:t xml:space="preserve">data storage </w:t>
      </w:r>
      <w:r w:rsidRPr="00836BED">
        <w:t xml:space="preserve">capacity, terabyte (TB) is defined to be </w:t>
      </w:r>
      <w:r w:rsidR="00714381">
        <w:t>10</w:t>
      </w:r>
      <w:r w:rsidRPr="00836BED">
        <w:t>^</w:t>
      </w:r>
      <w:r w:rsidR="00714381">
        <w:t>12</w:t>
      </w:r>
      <w:r w:rsidRPr="00836BED">
        <w:t xml:space="preserve"> bytes.</w:t>
      </w:r>
    </w:p>
    <w:p w14:paraId="53E29DA6" w14:textId="72BA8586" w:rsidR="00F5648C" w:rsidRPr="00836BED" w:rsidRDefault="00C43B72" w:rsidP="009933E9">
      <w:r w:rsidRPr="00836BED">
        <w:rPr>
          <w:b/>
          <w:bCs/>
        </w:rPr>
        <w:t>Comment</w:t>
      </w:r>
      <w:r w:rsidRPr="00836BED">
        <w:t xml:space="preserve">: For </w:t>
      </w:r>
      <w:r>
        <w:t xml:space="preserve">consumption based storage provisioning in Licensed Compute Services, the maximum storage </w:t>
      </w:r>
      <w:r w:rsidR="000336BB">
        <w:t>provisioned</w:t>
      </w:r>
      <w:r>
        <w:t xml:space="preserve"> during the entire benchmark test is </w:t>
      </w:r>
      <w:r w:rsidR="005F14C1">
        <w:t>considered</w:t>
      </w:r>
      <w:r>
        <w:t xml:space="preserve"> to be the total physical data storage present</w:t>
      </w:r>
      <w:r w:rsidRPr="00836BED">
        <w:t>.</w:t>
      </w:r>
      <w:r w:rsidR="00F5648C" w:rsidRPr="00836BED">
        <w:t xml:space="preserve">  </w:t>
      </w:r>
    </w:p>
    <w:p w14:paraId="37C6D9EC" w14:textId="389446E0" w:rsidR="007A6F08" w:rsidRDefault="00F5648C" w:rsidP="00FB0F2B">
      <w:pPr>
        <w:pStyle w:val="Heading4"/>
        <w:numPr>
          <w:ilvl w:val="2"/>
          <w:numId w:val="54"/>
        </w:numPr>
        <w:jc w:val="left"/>
      </w:pPr>
      <w:bookmarkStart w:id="851" w:name="Rak_Ref389041995"/>
      <w:bookmarkStart w:id="852" w:name="Rak_Ref412537269T"/>
      <w:bookmarkStart w:id="853" w:name="_Ref135746127"/>
      <w:bookmarkEnd w:id="851"/>
      <w:r w:rsidRPr="00836BED">
        <w:t xml:space="preserve">The </w:t>
      </w:r>
      <w:r w:rsidR="00245544">
        <w:t xml:space="preserve">Scale Factor to </w:t>
      </w:r>
      <w:r w:rsidRPr="00836BED">
        <w:t xml:space="preserve">memory </w:t>
      </w:r>
      <w:r w:rsidR="00245544">
        <w:t xml:space="preserve">ratio </w:t>
      </w:r>
      <w:r w:rsidRPr="00836BED">
        <w:t xml:space="preserve">must be disclosed. It is computed by </w:t>
      </w:r>
      <w:r w:rsidR="00245544">
        <w:t xml:space="preserve">dividing the Scale Factor by </w:t>
      </w:r>
      <w:r w:rsidRPr="00836BED">
        <w:t xml:space="preserve">the total </w:t>
      </w:r>
      <w:r w:rsidR="00245544">
        <w:t xml:space="preserve">physical </w:t>
      </w:r>
      <w:r w:rsidRPr="00836BED">
        <w:t xml:space="preserve">memory </w:t>
      </w:r>
      <w:r w:rsidR="00FD123F">
        <w:t xml:space="preserve">present in the priced configuration </w:t>
      </w:r>
      <w:r w:rsidRPr="00836BED">
        <w:t xml:space="preserve">(see </w:t>
      </w:r>
      <w:r w:rsidR="009618E9">
        <w:t xml:space="preserve">CLAUSE </w:t>
      </w:r>
      <w:r w:rsidR="004875AE">
        <w:t>5.2</w:t>
      </w:r>
      <w:r w:rsidR="00B506EB" w:rsidRPr="00836BED">
        <w:t>)</w:t>
      </w:r>
      <w:r w:rsidRPr="00836BED">
        <w:t>. Let r be this ratio. The reported ratio must be rounded to the nearest 0.</w:t>
      </w:r>
      <w:r w:rsidR="00D94322">
        <w:t>0</w:t>
      </w:r>
      <w:r w:rsidRPr="00836BED">
        <w:t>1. That is, reported value=round(r,</w:t>
      </w:r>
      <w:r w:rsidR="00D94322">
        <w:t>2</w:t>
      </w:r>
      <w:r w:rsidRPr="00836BED">
        <w:t>). For example,</w:t>
      </w:r>
      <w:r w:rsidR="00245544">
        <w:t xml:space="preserve"> a system configured with 1TB of physical </w:t>
      </w:r>
      <w:r w:rsidR="00B506EB">
        <w:t>memory for</w:t>
      </w:r>
      <w:r w:rsidR="00245544">
        <w:t xml:space="preserve"> a 10TB Scale Factor </w:t>
      </w:r>
      <w:r w:rsidRPr="00836BED">
        <w:t>has a memory</w:t>
      </w:r>
      <w:r w:rsidR="00245544">
        <w:t xml:space="preserve"> ratio of 10</w:t>
      </w:r>
      <w:r w:rsidR="00D94322">
        <w:t>.00</w:t>
      </w:r>
      <w:r w:rsidR="00245544">
        <w:t>.</w:t>
      </w:r>
      <w:bookmarkStart w:id="854" w:name="Rak_Ref412537269P"/>
      <w:bookmarkEnd w:id="852"/>
      <w:bookmarkEnd w:id="853"/>
      <w:r w:rsidR="00CD00FF" w:rsidRPr="00F012FF">
        <w:rPr>
          <w:vanish/>
        </w:rPr>
        <w:fldChar w:fldCharType="begin" w:fldLock="1"/>
      </w:r>
      <w:r w:rsidRPr="00F012FF">
        <w:rPr>
          <w:vanish/>
        </w:rPr>
        <w:instrText xml:space="preserve">PAGEREF Rak_Ref412537269 \h  \* MERGEFORMAT </w:instrText>
      </w:r>
      <w:r w:rsidR="00CD00FF" w:rsidRPr="00F012FF">
        <w:rPr>
          <w:vanish/>
        </w:rPr>
      </w:r>
      <w:r w:rsidR="00CD00FF" w:rsidRPr="00F012FF">
        <w:rPr>
          <w:vanish/>
        </w:rPr>
        <w:fldChar w:fldCharType="separate"/>
      </w:r>
      <w:r w:rsidRPr="00F012FF">
        <w:rPr>
          <w:vanish/>
        </w:rPr>
        <w:t>123</w:t>
      </w:r>
      <w:r w:rsidR="00CD00FF" w:rsidRPr="00F012FF">
        <w:rPr>
          <w:vanish/>
        </w:rPr>
        <w:fldChar w:fldCharType="end"/>
      </w:r>
      <w:bookmarkStart w:id="855" w:name="_Toc408228063"/>
      <w:bookmarkEnd w:id="854"/>
    </w:p>
    <w:p w14:paraId="13D6416A" w14:textId="5F8426D0" w:rsidR="00DD6D3A" w:rsidRPr="00DD6D3A" w:rsidRDefault="00DD6D3A" w:rsidP="00553122">
      <w:r w:rsidRPr="00836BED">
        <w:rPr>
          <w:b/>
          <w:bCs/>
        </w:rPr>
        <w:t>Comment</w:t>
      </w:r>
      <w:r w:rsidRPr="00836BED">
        <w:t>: For</w:t>
      </w:r>
      <w:r>
        <w:t xml:space="preserve"> </w:t>
      </w:r>
      <w:r w:rsidR="000C5A9E">
        <w:t xml:space="preserve">Licensed Computing Services, the maximum provisioned memory during the entire benchmark test is </w:t>
      </w:r>
      <w:r w:rsidR="005F14C1">
        <w:t>considered</w:t>
      </w:r>
      <w:r w:rsidR="000C5A9E">
        <w:t xml:space="preserve"> to be the total physical memory present.</w:t>
      </w:r>
    </w:p>
    <w:p w14:paraId="62A30CCC" w14:textId="77777777" w:rsidR="008E7CA9" w:rsidRDefault="007F0155" w:rsidP="00A64E1B">
      <w:pPr>
        <w:pStyle w:val="Heading2"/>
        <w:numPr>
          <w:ilvl w:val="1"/>
          <w:numId w:val="33"/>
        </w:numPr>
      </w:pPr>
      <w:bookmarkStart w:id="856" w:name="_Toc465938831"/>
      <w:bookmarkStart w:id="857" w:name="_Toc465939494"/>
      <w:bookmarkStart w:id="858" w:name="_Toc465940284"/>
      <w:bookmarkStart w:id="859" w:name="_Toc465940378"/>
      <w:bookmarkStart w:id="860" w:name="_Toc465940739"/>
      <w:r>
        <w:t>Scale Factors and Metrics</w:t>
      </w:r>
      <w:bookmarkStart w:id="861" w:name="Xak821171"/>
      <w:bookmarkEnd w:id="855"/>
      <w:bookmarkEnd w:id="856"/>
      <w:bookmarkEnd w:id="857"/>
      <w:bookmarkEnd w:id="858"/>
      <w:bookmarkEnd w:id="859"/>
      <w:bookmarkEnd w:id="860"/>
      <w:bookmarkEnd w:id="861"/>
      <w:r w:rsidR="00CD00FF" w:rsidRPr="00836BED">
        <w:fldChar w:fldCharType="begin"/>
      </w:r>
      <w:r w:rsidR="00F5648C" w:rsidRPr="00836BED">
        <w:instrText>xe "Metrics"</w:instrText>
      </w:r>
      <w:r w:rsidR="00CD00FF" w:rsidRPr="00836BED">
        <w:fldChar w:fldCharType="end"/>
      </w:r>
      <w:bookmarkStart w:id="862" w:name="Xak821173"/>
      <w:bookmarkEnd w:id="862"/>
      <w:r w:rsidR="00CD00FF" w:rsidRPr="00836BED">
        <w:fldChar w:fldCharType="begin"/>
      </w:r>
      <w:r w:rsidR="00F5648C" w:rsidRPr="00836BED">
        <w:instrText>xe "Execution Rules"</w:instrText>
      </w:r>
      <w:r w:rsidR="00CD00FF" w:rsidRPr="00836BED">
        <w:fldChar w:fldCharType="end"/>
      </w:r>
    </w:p>
    <w:p w14:paraId="242ED4B0" w14:textId="77777777" w:rsidR="00F5648C" w:rsidRPr="00836BED" w:rsidRDefault="00F5648C" w:rsidP="002E27AB">
      <w:pPr>
        <w:pStyle w:val="Heading4"/>
        <w:numPr>
          <w:ilvl w:val="2"/>
          <w:numId w:val="47"/>
        </w:numPr>
      </w:pPr>
      <w:bookmarkStart w:id="863" w:name="Rak_Ref415032494"/>
      <w:bookmarkStart w:id="864" w:name="Xak821181"/>
      <w:bookmarkEnd w:id="863"/>
      <w:bookmarkEnd w:id="864"/>
      <w:r w:rsidRPr="00836BED">
        <w:t>The HSGen time must be disclosed for Run1 and Run2</w:t>
      </w:r>
    </w:p>
    <w:p w14:paraId="33A230F7" w14:textId="77777777" w:rsidR="00F5648C" w:rsidRPr="00836BED" w:rsidRDefault="00F5648C" w:rsidP="002E27AB">
      <w:pPr>
        <w:pStyle w:val="Heading4"/>
        <w:numPr>
          <w:ilvl w:val="2"/>
          <w:numId w:val="47"/>
        </w:numPr>
      </w:pPr>
      <w:r w:rsidRPr="00836BED">
        <w:t xml:space="preserve">The HSSort </w:t>
      </w:r>
      <w:r w:rsidR="00B506EB" w:rsidRPr="00836BED">
        <w:t>time must</w:t>
      </w:r>
      <w:r w:rsidRPr="00836BED">
        <w:t xml:space="preserve"> be disclosed for Run1 and Run2.</w:t>
      </w:r>
    </w:p>
    <w:p w14:paraId="703D4314" w14:textId="77777777" w:rsidR="00F5648C" w:rsidRDefault="00F5648C" w:rsidP="002E27AB">
      <w:pPr>
        <w:pStyle w:val="Heading4"/>
        <w:numPr>
          <w:ilvl w:val="2"/>
          <w:numId w:val="47"/>
        </w:numPr>
      </w:pPr>
      <w:r w:rsidRPr="00836BED">
        <w:t xml:space="preserve">The HSValidate time must be disclosed for Run1 and Run2. </w:t>
      </w:r>
    </w:p>
    <w:p w14:paraId="79433DD0" w14:textId="77777777" w:rsidR="007F0155" w:rsidRPr="00836BED" w:rsidRDefault="007F0155" w:rsidP="002E27AB">
      <w:pPr>
        <w:pStyle w:val="Heading4"/>
        <w:numPr>
          <w:ilvl w:val="2"/>
          <w:numId w:val="47"/>
        </w:numPr>
      </w:pPr>
      <w:r>
        <w:t>Both</w:t>
      </w:r>
      <w:r w:rsidRPr="00836BED">
        <w:t xml:space="preserve"> HS</w:t>
      </w:r>
      <w:r>
        <w:t xml:space="preserve">DataCheck </w:t>
      </w:r>
      <w:r w:rsidRPr="00836BED">
        <w:t>time</w:t>
      </w:r>
      <w:r>
        <w:t>s</w:t>
      </w:r>
      <w:r w:rsidRPr="00836BED">
        <w:t xml:space="preserve"> must be disclosed for Run1 and Run2. </w:t>
      </w:r>
    </w:p>
    <w:p w14:paraId="23A755F7" w14:textId="77777777" w:rsidR="00F5648C" w:rsidRPr="00836BED" w:rsidRDefault="00F5648C" w:rsidP="002E27AB">
      <w:pPr>
        <w:pStyle w:val="Heading4"/>
        <w:numPr>
          <w:ilvl w:val="2"/>
          <w:numId w:val="47"/>
        </w:numPr>
      </w:pPr>
      <w:bookmarkStart w:id="865" w:name="Rak_Hlt429391686T"/>
      <w:bookmarkStart w:id="866" w:name="Rak_Hlt429391672T"/>
      <w:r w:rsidRPr="00836BED">
        <w:t>The performance metric</w:t>
      </w:r>
      <w:bookmarkStart w:id="867" w:name="Xak821257"/>
      <w:bookmarkEnd w:id="867"/>
      <w:r w:rsidRPr="00836BED">
        <w:t xml:space="preserve"> (HSp</w:t>
      </w:r>
      <w:bookmarkStart w:id="868" w:name="Xak841848"/>
      <w:bookmarkEnd w:id="868"/>
      <w:r w:rsidRPr="00836BED">
        <w:t>h@SF</w:t>
      </w:r>
      <w:r w:rsidR="00B506EB" w:rsidRPr="00836BED">
        <w:t>) must</w:t>
      </w:r>
      <w:r w:rsidRPr="00836BED">
        <w:t xml:space="preserve"> be disclosed for Run1 and Run2. Price-performance metric ($/HSph@SF) must be disclosed for the </w:t>
      </w:r>
      <w:r w:rsidR="00B10ECC" w:rsidRPr="00365EB2">
        <w:rPr>
          <w:b/>
        </w:rPr>
        <w:t>performance run</w:t>
      </w:r>
      <w:r w:rsidRPr="00836BED">
        <w:t>. See</w:t>
      </w:r>
      <w:r w:rsidR="00B46360">
        <w:t xml:space="preserve"> section</w:t>
      </w:r>
      <w:r w:rsidRPr="00836BED">
        <w:t xml:space="preserve"> </w:t>
      </w:r>
      <w:r w:rsidR="00CD00FF">
        <w:fldChar w:fldCharType="begin"/>
      </w:r>
      <w:r w:rsidR="00B46360">
        <w:instrText xml:space="preserve"> REF _Ref410653828 \h </w:instrText>
      </w:r>
      <w:r w:rsidR="00CD00FF">
        <w:fldChar w:fldCharType="separate"/>
      </w:r>
      <w:r w:rsidR="00B46360">
        <w:t xml:space="preserve">2.3 </w:t>
      </w:r>
      <w:r w:rsidR="00CD00FF">
        <w:fldChar w:fldCharType="end"/>
      </w:r>
      <w:r w:rsidR="00B46360">
        <w:t xml:space="preserve"> </w:t>
      </w:r>
      <w:r w:rsidR="00B10ECC">
        <w:t xml:space="preserve">and </w:t>
      </w:r>
      <w:r w:rsidR="00CD00FF">
        <w:fldChar w:fldCharType="begin"/>
      </w:r>
      <w:r w:rsidR="00B46360">
        <w:instrText xml:space="preserve"> REF _Ref410653847 \h </w:instrText>
      </w:r>
      <w:r w:rsidR="00CD00FF">
        <w:fldChar w:fldCharType="separate"/>
      </w:r>
      <w:r w:rsidR="00B46360" w:rsidRPr="00836BED">
        <w:t xml:space="preserve">CLAUSE 4 </w:t>
      </w:r>
      <w:r w:rsidR="00CD00FF">
        <w:fldChar w:fldCharType="end"/>
      </w:r>
      <w:r w:rsidRPr="00836BED">
        <w:t>.</w:t>
      </w:r>
      <w:bookmarkStart w:id="869" w:name="Rak_Hlt429391672P"/>
      <w:bookmarkEnd w:id="865"/>
      <w:bookmarkEnd w:id="866"/>
      <w:r w:rsidR="00CD00FF" w:rsidRPr="00836BED">
        <w:rPr>
          <w:vanish/>
        </w:rPr>
        <w:fldChar w:fldCharType="begin" w:fldLock="1"/>
      </w:r>
      <w:r w:rsidRPr="00836BED">
        <w:rPr>
          <w:vanish/>
        </w:rPr>
        <w:instrText xml:space="preserve">PAGEREF Rak_Hlt429391672 \h  \* MERGEFORMAT </w:instrText>
      </w:r>
      <w:r w:rsidR="00CD00FF" w:rsidRPr="00836BED">
        <w:rPr>
          <w:vanish/>
        </w:rPr>
      </w:r>
      <w:r w:rsidR="00CD00FF" w:rsidRPr="00836BED">
        <w:rPr>
          <w:vanish/>
        </w:rPr>
        <w:fldChar w:fldCharType="separate"/>
      </w:r>
      <w:r w:rsidRPr="00836BED">
        <w:rPr>
          <w:vanish/>
        </w:rPr>
        <w:t>123</w:t>
      </w:r>
      <w:r w:rsidR="00CD00FF" w:rsidRPr="00836BED">
        <w:rPr>
          <w:vanish/>
        </w:rPr>
        <w:fldChar w:fldCharType="end"/>
      </w:r>
      <w:bookmarkEnd w:id="869"/>
      <w:r w:rsidR="00CD00FF" w:rsidRPr="00836BED">
        <w:rPr>
          <w:vanish/>
        </w:rPr>
        <w:fldChar w:fldCharType="begin"/>
      </w:r>
      <w:r w:rsidRPr="00836BED">
        <w:instrText>xe "Metrics"</w:instrText>
      </w:r>
      <w:r w:rsidR="00CD00FF" w:rsidRPr="00836BED">
        <w:rPr>
          <w:vanish/>
        </w:rPr>
        <w:fldChar w:fldCharType="end"/>
      </w:r>
      <w:r w:rsidR="00CD00FF" w:rsidRPr="00836BED">
        <w:rPr>
          <w:vanish/>
        </w:rPr>
        <w:fldChar w:fldCharType="begin"/>
      </w:r>
      <w:r w:rsidRPr="00836BED">
        <w:instrText>xe "Metrics:Composite Query-per-hour Metric"</w:instrText>
      </w:r>
      <w:r w:rsidR="00CD00FF" w:rsidRPr="00836BED">
        <w:rPr>
          <w:vanish/>
        </w:rPr>
        <w:fldChar w:fldCharType="end"/>
      </w:r>
      <w:r w:rsidR="00CD00FF" w:rsidRPr="00836BED">
        <w:rPr>
          <w:vanish/>
        </w:rPr>
        <w:fldChar w:fldCharType="begin"/>
      </w:r>
      <w:r w:rsidRPr="00836BED">
        <w:instrText>xe "QppH"</w:instrText>
      </w:r>
      <w:r w:rsidR="00CD00FF" w:rsidRPr="00836BED">
        <w:rPr>
          <w:vanish/>
        </w:rPr>
        <w:fldChar w:fldCharType="end"/>
      </w:r>
      <w:r w:rsidR="00CD00FF" w:rsidRPr="00836BED">
        <w:rPr>
          <w:vanish/>
        </w:rPr>
        <w:fldChar w:fldCharType="begin"/>
      </w:r>
      <w:r w:rsidRPr="00836BED">
        <w:instrText>xe "Numerical Quantities:QppH"</w:instrText>
      </w:r>
      <w:r w:rsidR="00CD00FF" w:rsidRPr="00836BED">
        <w:rPr>
          <w:vanish/>
        </w:rPr>
        <w:fldChar w:fldCharType="end"/>
      </w:r>
      <w:r w:rsidR="00CD00FF" w:rsidRPr="00836BED">
        <w:rPr>
          <w:vanish/>
        </w:rPr>
        <w:fldChar w:fldCharType="begin"/>
      </w:r>
      <w:r w:rsidRPr="00836BED">
        <w:instrText>xe "Numerical Quantities:QthH"</w:instrText>
      </w:r>
      <w:r w:rsidR="00CD00FF" w:rsidRPr="00836BED">
        <w:rPr>
          <w:vanish/>
        </w:rPr>
        <w:fldChar w:fldCharType="end"/>
      </w:r>
    </w:p>
    <w:p w14:paraId="6599B2E1" w14:textId="44E77E27" w:rsidR="008E7CA9" w:rsidRDefault="005056B9" w:rsidP="00A64E1B">
      <w:pPr>
        <w:pStyle w:val="Heading2"/>
        <w:numPr>
          <w:ilvl w:val="1"/>
          <w:numId w:val="33"/>
        </w:numPr>
      </w:pPr>
      <w:bookmarkStart w:id="870" w:name="Rak_Ref389029152"/>
      <w:bookmarkStart w:id="871" w:name="Rak_Ref389029152T"/>
      <w:bookmarkStart w:id="872" w:name="_Toc408228064"/>
      <w:bookmarkEnd w:id="870"/>
      <w:r>
        <w:t xml:space="preserve">  </w:t>
      </w:r>
      <w:r>
        <w:tab/>
      </w:r>
      <w:bookmarkStart w:id="873" w:name="_Toc465938832"/>
      <w:bookmarkStart w:id="874" w:name="_Toc465939495"/>
      <w:bookmarkStart w:id="875" w:name="_Toc465940285"/>
      <w:bookmarkStart w:id="876" w:name="_Toc465940379"/>
      <w:bookmarkStart w:id="877" w:name="_Toc465940740"/>
      <w:r w:rsidR="003E327A">
        <w:t>C</w:t>
      </w:r>
      <w:r w:rsidR="00F5648C" w:rsidRPr="00836BED">
        <w:t xml:space="preserve">lause </w:t>
      </w:r>
      <w:r w:rsidR="00B506EB" w:rsidRPr="00836BED">
        <w:t>8 –</w:t>
      </w:r>
      <w:r w:rsidR="005E67E3" w:rsidRPr="00836BED">
        <w:t xml:space="preserve"> </w:t>
      </w:r>
      <w:r w:rsidR="00C034A1" w:rsidRPr="00836BED">
        <w:t>Audit</w:t>
      </w:r>
      <w:r w:rsidR="00F5648C" w:rsidRPr="00836BED">
        <w:t xml:space="preserve"> Related Items</w:t>
      </w:r>
      <w:bookmarkEnd w:id="871"/>
      <w:bookmarkEnd w:id="872"/>
      <w:bookmarkEnd w:id="873"/>
      <w:bookmarkEnd w:id="874"/>
      <w:bookmarkEnd w:id="875"/>
      <w:bookmarkEnd w:id="876"/>
      <w:bookmarkEnd w:id="877"/>
    </w:p>
    <w:p w14:paraId="54704CE3" w14:textId="77777777" w:rsidR="00F5648C" w:rsidRPr="00836BED" w:rsidRDefault="00F50C86" w:rsidP="00FB0F2B">
      <w:pPr>
        <w:pStyle w:val="Heading6"/>
        <w:numPr>
          <w:ilvl w:val="2"/>
          <w:numId w:val="33"/>
        </w:numPr>
      </w:pPr>
      <w:r>
        <w:t xml:space="preserve">If the benchmark is audited by an </w:t>
      </w:r>
      <w:r w:rsidR="00F5648C" w:rsidRPr="00836BED">
        <w:t>Independent Auditor</w:t>
      </w:r>
      <w:r>
        <w:t xml:space="preserve">, the </w:t>
      </w:r>
      <w:r w:rsidR="00F5648C" w:rsidRPr="00836BED">
        <w:t>auditor's agency name, address, phone number, and attestation letter with a brief audit</w:t>
      </w:r>
      <w:bookmarkStart w:id="878" w:name="Xak821359"/>
      <w:bookmarkEnd w:id="878"/>
      <w:r w:rsidR="00CD00FF" w:rsidRPr="00836BED">
        <w:fldChar w:fldCharType="begin"/>
      </w:r>
      <w:r w:rsidR="00F5648C" w:rsidRPr="00836BED">
        <w:instrText>xe "Audit"</w:instrText>
      </w:r>
      <w:r w:rsidR="00CD00FF" w:rsidRPr="00836BED">
        <w:fldChar w:fldCharType="end"/>
      </w:r>
      <w:r w:rsidR="00F5648C" w:rsidRPr="00836BED">
        <w:t xml:space="preserve"> summary report indicat</w:t>
      </w:r>
      <w:r w:rsidR="00F5648C" w:rsidRPr="00836BED">
        <w:softHyphen/>
        <w:t>ing compliance</w:t>
      </w:r>
      <w:bookmarkStart w:id="879" w:name="Xak821361"/>
      <w:bookmarkStart w:id="880" w:name="Xak821363"/>
      <w:bookmarkEnd w:id="879"/>
      <w:bookmarkEnd w:id="880"/>
      <w:r w:rsidR="00CD00FF" w:rsidRPr="00836BED">
        <w:fldChar w:fldCharType="begin"/>
      </w:r>
      <w:r w:rsidR="00F5648C" w:rsidRPr="00836BED">
        <w:instrText>xe "Compliance"</w:instrText>
      </w:r>
      <w:r w:rsidR="00CD00FF" w:rsidRPr="00836BED">
        <w:fldChar w:fldCharType="end"/>
      </w:r>
      <w:r w:rsidR="00CD00FF" w:rsidRPr="00836BED">
        <w:fldChar w:fldCharType="begin"/>
      </w:r>
      <w:r w:rsidR="00F5648C" w:rsidRPr="00836BED">
        <w:instrText>xe "Query:Compliance"</w:instrText>
      </w:r>
      <w:r w:rsidR="00CD00FF" w:rsidRPr="00836BED">
        <w:fldChar w:fldCharType="end"/>
      </w:r>
      <w:r w:rsidR="00F5648C" w:rsidRPr="00836BED">
        <w:t xml:space="preserve"> must be included in the full disclosure</w:t>
      </w:r>
      <w:bookmarkStart w:id="881" w:name="Xak821365"/>
      <w:bookmarkEnd w:id="881"/>
      <w:r w:rsidR="00CD00FF" w:rsidRPr="00836BED">
        <w:fldChar w:fldCharType="begin"/>
      </w:r>
      <w:r w:rsidR="00F5648C" w:rsidRPr="00836BED">
        <w:instrText>xe "Full Disclosure Report"</w:instrText>
      </w:r>
      <w:r w:rsidR="00CD00FF" w:rsidRPr="00836BED">
        <w:fldChar w:fldCharType="end"/>
      </w:r>
      <w:r w:rsidR="00F5648C" w:rsidRPr="00836BED">
        <w:t xml:space="preserve"> report. A statement should be included specifying whom to contact in order to obtain further information regarding the audit process.</w:t>
      </w:r>
    </w:p>
    <w:p w14:paraId="7342708F" w14:textId="45C295E9" w:rsidR="008E7CA9" w:rsidRDefault="00F5648C" w:rsidP="00A64E1B">
      <w:pPr>
        <w:pStyle w:val="Heading2"/>
        <w:numPr>
          <w:ilvl w:val="1"/>
          <w:numId w:val="33"/>
        </w:numPr>
      </w:pPr>
      <w:bookmarkStart w:id="882" w:name="Rak_Ref412600106"/>
      <w:bookmarkStart w:id="883" w:name="Rak_Ref412600134"/>
      <w:bookmarkStart w:id="884" w:name="_Toc408228065"/>
      <w:bookmarkStart w:id="885" w:name="_Toc465938833"/>
      <w:bookmarkStart w:id="886" w:name="_Toc465939496"/>
      <w:bookmarkStart w:id="887" w:name="_Toc465940286"/>
      <w:bookmarkStart w:id="888" w:name="_Toc465940380"/>
      <w:bookmarkStart w:id="889" w:name="_Toc465940741"/>
      <w:bookmarkEnd w:id="882"/>
      <w:bookmarkEnd w:id="883"/>
      <w:r w:rsidRPr="00836BED">
        <w:lastRenderedPageBreak/>
        <w:t>Executive Summary</w:t>
      </w:r>
      <w:bookmarkEnd w:id="884"/>
      <w:bookmarkEnd w:id="885"/>
      <w:bookmarkEnd w:id="886"/>
      <w:bookmarkEnd w:id="887"/>
      <w:bookmarkEnd w:id="888"/>
      <w:bookmarkEnd w:id="889"/>
      <w:r w:rsidR="00CD00FF" w:rsidRPr="00836BED">
        <w:fldChar w:fldCharType="begin"/>
      </w:r>
      <w:r w:rsidRPr="00836BED">
        <w:instrText>xe "Executive summary"</w:instrText>
      </w:r>
      <w:r w:rsidR="00CD00FF" w:rsidRPr="00836BED">
        <w:fldChar w:fldCharType="end"/>
      </w:r>
    </w:p>
    <w:p w14:paraId="56E524D2" w14:textId="77777777" w:rsidR="004E7775" w:rsidRPr="00836BED" w:rsidRDefault="00F5648C" w:rsidP="004E7775">
      <w:pPr>
        <w:pStyle w:val="Heading6"/>
        <w:numPr>
          <w:ilvl w:val="2"/>
          <w:numId w:val="33"/>
        </w:numPr>
      </w:pPr>
      <w:r w:rsidRPr="00836BED">
        <w:t>The executive summary</w:t>
      </w:r>
      <w:r w:rsidR="00CD00FF" w:rsidRPr="00836BED">
        <w:fldChar w:fldCharType="begin"/>
      </w:r>
      <w:r w:rsidRPr="00836BED">
        <w:instrText>xe "Executive summary"</w:instrText>
      </w:r>
      <w:r w:rsidR="00CD00FF" w:rsidRPr="00836BED">
        <w:fldChar w:fldCharType="end"/>
      </w:r>
      <w:r w:rsidRPr="00836BED">
        <w:t xml:space="preserve"> is meant to be a high level overview of a TPCx-HS implementation</w:t>
      </w:r>
      <w:r w:rsidR="00CD00FF" w:rsidRPr="00836BED">
        <w:fldChar w:fldCharType="begin"/>
      </w:r>
      <w:r w:rsidRPr="00836BED">
        <w:instrText>xe "Implementation Rules"</w:instrText>
      </w:r>
      <w:r w:rsidR="00CD00FF" w:rsidRPr="00836BED">
        <w:fldChar w:fldCharType="end"/>
      </w:r>
      <w:r w:rsidRPr="00836BED">
        <w:t>. It should provide the salient characteristics of a benchmark execution (metrics</w:t>
      </w:r>
      <w:r w:rsidR="00CD00FF" w:rsidRPr="00836BED">
        <w:fldChar w:fldCharType="begin"/>
      </w:r>
      <w:r w:rsidRPr="00836BED">
        <w:instrText>xe "Metrics"</w:instrText>
      </w:r>
      <w:r w:rsidR="00CD00FF" w:rsidRPr="00836BED">
        <w:fldChar w:fldCharType="end"/>
      </w:r>
      <w:r w:rsidRPr="00836BED">
        <w:t>, configuration, pricing</w:t>
      </w:r>
      <w:r w:rsidR="00CD00FF" w:rsidRPr="00836BED">
        <w:fldChar w:fldCharType="begin"/>
      </w:r>
      <w:r w:rsidRPr="00836BED">
        <w:instrText>xe "Pricing"</w:instrText>
      </w:r>
      <w:r w:rsidR="00CD00FF" w:rsidRPr="00836BED">
        <w:fldChar w:fldCharType="end"/>
      </w:r>
      <w:r w:rsidRPr="00836BED">
        <w:t>, etc.) without the exhaustive detail found in the FDR</w:t>
      </w:r>
      <w:r w:rsidR="00CD00FF" w:rsidRPr="00836BED">
        <w:fldChar w:fldCharType="begin"/>
      </w:r>
      <w:r w:rsidRPr="00836BED">
        <w:instrText>xe "Full Disclosure Report"</w:instrText>
      </w:r>
      <w:r w:rsidR="00CD00FF" w:rsidRPr="00836BED">
        <w:fldChar w:fldCharType="end"/>
      </w:r>
      <w:r w:rsidRPr="00836BED">
        <w:t xml:space="preserve">. When the TPC-Energy optional reporting is selected by the test sponsor, the additional requirements and format of TPC-Energy related items in the executive summary are included in the TPC Energy Specification, located at </w:t>
      </w:r>
      <w:hyperlink r:id="rId59" w:history="1">
        <w:r w:rsidR="005E67E3">
          <w:rPr>
            <w:rStyle w:val="Hyperlink"/>
            <w:rFonts w:ascii="Palatino Linotype" w:hAnsi="Palatino Linotype"/>
          </w:rPr>
          <w:t>www.</w:t>
        </w:r>
        <w:r w:rsidR="00655F11">
          <w:rPr>
            <w:rStyle w:val="Hyperlink"/>
            <w:rFonts w:ascii="Palatino Linotype" w:hAnsi="Palatino Linotype"/>
          </w:rPr>
          <w:t>tpc.org</w:t>
        </w:r>
      </w:hyperlink>
      <w:r w:rsidRPr="00836BED">
        <w:t>.</w:t>
      </w:r>
      <w:r w:rsidR="004E7775" w:rsidRPr="004E7775">
        <w:t xml:space="preserve"> </w:t>
      </w:r>
    </w:p>
    <w:p w14:paraId="2FC26455" w14:textId="77777777" w:rsidR="004E7775" w:rsidRPr="00836BED" w:rsidRDefault="00F5648C" w:rsidP="004E7775">
      <w:pPr>
        <w:pStyle w:val="Heading6"/>
        <w:numPr>
          <w:ilvl w:val="2"/>
          <w:numId w:val="33"/>
        </w:numPr>
      </w:pPr>
      <w:r w:rsidRPr="00836BED">
        <w:t>The executive summary has three components:</w:t>
      </w:r>
      <w:r w:rsidR="004E7775" w:rsidRPr="004E7775">
        <w:t xml:space="preserve"> </w:t>
      </w:r>
    </w:p>
    <w:p w14:paraId="4F8FD4C3" w14:textId="77777777" w:rsidR="00F5648C" w:rsidRPr="00836BED" w:rsidRDefault="00F5648C" w:rsidP="00C171EB">
      <w:pPr>
        <w:pStyle w:val="ListParagraph"/>
        <w:numPr>
          <w:ilvl w:val="0"/>
          <w:numId w:val="34"/>
        </w:numPr>
      </w:pPr>
      <w:r w:rsidRPr="00836BED">
        <w:t>Implementation</w:t>
      </w:r>
      <w:bookmarkStart w:id="890" w:name="Xak821393"/>
      <w:bookmarkEnd w:id="890"/>
      <w:r w:rsidR="00CD00FF" w:rsidRPr="00836BED">
        <w:fldChar w:fldCharType="begin"/>
      </w:r>
      <w:r w:rsidRPr="00836BED">
        <w:instrText>xe "Implementation Rules"</w:instrText>
      </w:r>
      <w:r w:rsidR="00CD00FF" w:rsidRPr="00836BED">
        <w:fldChar w:fldCharType="end"/>
      </w:r>
      <w:r w:rsidRPr="00836BED">
        <w:t xml:space="preserve"> Overview</w:t>
      </w:r>
    </w:p>
    <w:p w14:paraId="5BE22C68" w14:textId="77777777" w:rsidR="00F5648C" w:rsidRPr="00836BED" w:rsidRDefault="00F5648C">
      <w:pPr>
        <w:pStyle w:val="ListParagraph"/>
        <w:numPr>
          <w:ilvl w:val="0"/>
          <w:numId w:val="34"/>
        </w:numPr>
      </w:pPr>
      <w:r w:rsidRPr="00836BED">
        <w:t>Pricing Spreadsheet</w:t>
      </w:r>
    </w:p>
    <w:p w14:paraId="0ECE7D62" w14:textId="77777777" w:rsidR="00F5648C" w:rsidRPr="00836BED" w:rsidRDefault="00F5648C">
      <w:pPr>
        <w:pStyle w:val="ListParagraph"/>
        <w:numPr>
          <w:ilvl w:val="0"/>
          <w:numId w:val="34"/>
        </w:numPr>
      </w:pPr>
      <w:r w:rsidRPr="00836BED">
        <w:t>Numerical Quantities</w:t>
      </w:r>
    </w:p>
    <w:p w14:paraId="22ACC5C9" w14:textId="568F98F3" w:rsidR="008E7CA9" w:rsidRDefault="00F5648C" w:rsidP="00A64E1B">
      <w:pPr>
        <w:pStyle w:val="Heading2"/>
        <w:numPr>
          <w:ilvl w:val="1"/>
          <w:numId w:val="33"/>
        </w:numPr>
      </w:pPr>
      <w:bookmarkStart w:id="891" w:name="_Toc408228066"/>
      <w:bookmarkStart w:id="892" w:name="_Ref412010946"/>
      <w:bookmarkStart w:id="893" w:name="_Toc465938834"/>
      <w:bookmarkStart w:id="894" w:name="_Toc465939497"/>
      <w:bookmarkStart w:id="895" w:name="_Toc465940287"/>
      <w:bookmarkStart w:id="896" w:name="_Toc465940381"/>
      <w:bookmarkStart w:id="897" w:name="_Toc465940742"/>
      <w:r w:rsidRPr="00836BED">
        <w:t>Page Layout</w:t>
      </w:r>
      <w:bookmarkEnd w:id="891"/>
      <w:bookmarkEnd w:id="892"/>
      <w:bookmarkEnd w:id="893"/>
      <w:bookmarkEnd w:id="894"/>
      <w:bookmarkEnd w:id="895"/>
      <w:bookmarkEnd w:id="896"/>
      <w:bookmarkEnd w:id="897"/>
    </w:p>
    <w:p w14:paraId="592C77CD" w14:textId="77777777" w:rsidR="004E7775" w:rsidRPr="00836BED" w:rsidRDefault="00F5648C" w:rsidP="004E7775">
      <w:pPr>
        <w:pStyle w:val="Heading6"/>
        <w:numPr>
          <w:ilvl w:val="2"/>
          <w:numId w:val="33"/>
        </w:numPr>
      </w:pPr>
      <w:r w:rsidRPr="00836BED">
        <w:t>Each component of the executive summary</w:t>
      </w:r>
      <w:bookmarkStart w:id="898" w:name="Xak821403"/>
      <w:bookmarkEnd w:id="898"/>
      <w:r w:rsidR="00CD00FF" w:rsidRPr="00836BED">
        <w:fldChar w:fldCharType="begin"/>
      </w:r>
      <w:r w:rsidRPr="00836BED">
        <w:instrText>xe "Executive summary"</w:instrText>
      </w:r>
      <w:r w:rsidR="00CD00FF" w:rsidRPr="00836BED">
        <w:fldChar w:fldCharType="end"/>
      </w:r>
      <w:r w:rsidRPr="00836BED">
        <w:t xml:space="preserve"> should appear on a page by itself. Each page should use a standard header and format, including </w:t>
      </w:r>
    </w:p>
    <w:p w14:paraId="19FCCDC4" w14:textId="77777777" w:rsidR="00F5648C" w:rsidRPr="00836BED" w:rsidRDefault="00F5648C" w:rsidP="00ED199C">
      <w:pPr>
        <w:pStyle w:val="ListParagraph"/>
        <w:numPr>
          <w:ilvl w:val="0"/>
          <w:numId w:val="35"/>
        </w:numPr>
      </w:pPr>
      <w:r w:rsidRPr="00836BED">
        <w:t>1/2 inch margins, top and bottom</w:t>
      </w:r>
    </w:p>
    <w:p w14:paraId="126E86F6" w14:textId="77777777" w:rsidR="00F5648C" w:rsidRPr="00836BED" w:rsidRDefault="00F5648C" w:rsidP="00C171EB">
      <w:pPr>
        <w:pStyle w:val="ListParagraph"/>
        <w:numPr>
          <w:ilvl w:val="0"/>
          <w:numId w:val="35"/>
        </w:numPr>
      </w:pPr>
      <w:r w:rsidRPr="00836BED">
        <w:t>3/4 inch left margin, 1/2 inch right margin</w:t>
      </w:r>
    </w:p>
    <w:p w14:paraId="353C4C08" w14:textId="77777777" w:rsidR="00F5648C" w:rsidRPr="00836BED" w:rsidRDefault="00F5648C">
      <w:pPr>
        <w:pStyle w:val="ListParagraph"/>
        <w:numPr>
          <w:ilvl w:val="0"/>
          <w:numId w:val="35"/>
        </w:numPr>
      </w:pPr>
      <w:r w:rsidRPr="00836BED">
        <w:t>2 pt. frame around the body of the page. All interior lines should be 1 pt.</w:t>
      </w:r>
    </w:p>
    <w:p w14:paraId="653D9F61" w14:textId="446F11A2" w:rsidR="004E7775" w:rsidRDefault="003E327A" w:rsidP="00A64E1B">
      <w:pPr>
        <w:pStyle w:val="Heading2"/>
        <w:numPr>
          <w:ilvl w:val="1"/>
          <w:numId w:val="33"/>
        </w:numPr>
      </w:pPr>
      <w:bookmarkStart w:id="899" w:name="_Toc411796057"/>
      <w:bookmarkStart w:id="900" w:name="_Toc411796121"/>
      <w:bookmarkStart w:id="901" w:name="_Toc408228067"/>
      <w:bookmarkStart w:id="902" w:name="_Toc465938835"/>
      <w:bookmarkStart w:id="903" w:name="_Toc465939498"/>
      <w:bookmarkStart w:id="904" w:name="_Toc465940288"/>
      <w:bookmarkStart w:id="905" w:name="_Toc465940382"/>
      <w:bookmarkStart w:id="906" w:name="_Toc465940743"/>
      <w:bookmarkEnd w:id="899"/>
      <w:bookmarkEnd w:id="900"/>
      <w:r>
        <w:t>I</w:t>
      </w:r>
      <w:r w:rsidR="00F5648C" w:rsidRPr="00836BED">
        <w:t>mplementation</w:t>
      </w:r>
      <w:bookmarkStart w:id="907" w:name="Xak821431"/>
      <w:bookmarkEnd w:id="907"/>
      <w:r w:rsidR="00CD00FF" w:rsidRPr="00836BED">
        <w:fldChar w:fldCharType="begin"/>
      </w:r>
      <w:r w:rsidR="00F5648C" w:rsidRPr="00836BED">
        <w:instrText>xe "Implementation Rules"</w:instrText>
      </w:r>
      <w:r w:rsidR="00CD00FF" w:rsidRPr="00836BED">
        <w:fldChar w:fldCharType="end"/>
      </w:r>
      <w:r w:rsidR="00F5648C" w:rsidRPr="00836BED">
        <w:t xml:space="preserve"> Overview</w:t>
      </w:r>
      <w:bookmarkEnd w:id="901"/>
      <w:bookmarkEnd w:id="902"/>
      <w:bookmarkEnd w:id="903"/>
      <w:bookmarkEnd w:id="904"/>
      <w:bookmarkEnd w:id="905"/>
      <w:bookmarkEnd w:id="906"/>
    </w:p>
    <w:p w14:paraId="0818293A" w14:textId="77777777" w:rsidR="004E7775" w:rsidRPr="00836BED" w:rsidRDefault="00F5648C" w:rsidP="004E7775">
      <w:pPr>
        <w:pStyle w:val="Heading6"/>
        <w:numPr>
          <w:ilvl w:val="2"/>
          <w:numId w:val="33"/>
        </w:numPr>
      </w:pPr>
      <w:r w:rsidRPr="00836BED">
        <w:t>The implementation</w:t>
      </w:r>
      <w:bookmarkStart w:id="908" w:name="Xak821435"/>
      <w:bookmarkEnd w:id="908"/>
      <w:r w:rsidR="00CD00FF" w:rsidRPr="00836BED">
        <w:fldChar w:fldCharType="begin"/>
      </w:r>
      <w:r w:rsidRPr="00836BED">
        <w:instrText>xe "Implementation Rules"</w:instrText>
      </w:r>
      <w:r w:rsidR="00CD00FF" w:rsidRPr="00836BED">
        <w:fldChar w:fldCharType="end"/>
      </w:r>
      <w:r w:rsidRPr="00836BED">
        <w:t xml:space="preserve"> overview page contains </w:t>
      </w:r>
      <w:r w:rsidR="00B506EB">
        <w:t xml:space="preserve">five </w:t>
      </w:r>
      <w:r w:rsidR="00B506EB" w:rsidRPr="00836BED">
        <w:t>sets</w:t>
      </w:r>
      <w:r w:rsidRPr="00836BED">
        <w:t xml:space="preserve"> of data, each laid out across the page as a sequence of boxes using 1 pt. rule, with a title above the required quantity. Both titles and quantities should use a 9-12 pt. Times font unless otherwise noted.</w:t>
      </w:r>
      <w:r w:rsidR="004E7775" w:rsidRPr="004E7775">
        <w:t xml:space="preserve"> </w:t>
      </w:r>
    </w:p>
    <w:p w14:paraId="21F25982" w14:textId="77777777" w:rsidR="004E7775" w:rsidRPr="00836BED" w:rsidRDefault="00F5648C" w:rsidP="004E7775">
      <w:pPr>
        <w:pStyle w:val="Heading6"/>
        <w:numPr>
          <w:ilvl w:val="2"/>
          <w:numId w:val="33"/>
        </w:numPr>
      </w:pPr>
      <w:bookmarkStart w:id="909" w:name="Rak_Ref427134701"/>
      <w:bookmarkStart w:id="910" w:name="Rak_Ref427134701T"/>
      <w:bookmarkEnd w:id="909"/>
      <w:r w:rsidRPr="00836BED">
        <w:t xml:space="preserve">The first section contains information about the sponsor and system identification </w:t>
      </w:r>
      <w:bookmarkEnd w:id="910"/>
    </w:p>
    <w:p w14:paraId="696095FC" w14:textId="77777777" w:rsidR="00A9177C" w:rsidRDefault="00A9177C" w:rsidP="00ED199C">
      <w:pPr>
        <w:pStyle w:val="Caption"/>
        <w:keepNext/>
      </w:pPr>
      <w:r w:rsidRPr="00174E79">
        <w:t>Sponsor and System Identification</w:t>
      </w:r>
    </w:p>
    <w:tbl>
      <w:tblPr>
        <w:tblStyle w:val="TableGrid"/>
        <w:tblW w:w="0" w:type="auto"/>
        <w:jc w:val="center"/>
        <w:tblLook w:val="0000" w:firstRow="0" w:lastRow="0" w:firstColumn="0" w:lastColumn="0" w:noHBand="0" w:noVBand="0"/>
      </w:tblPr>
      <w:tblGrid>
        <w:gridCol w:w="5220"/>
        <w:gridCol w:w="4068"/>
      </w:tblGrid>
      <w:tr w:rsidR="00F5648C" w:rsidRPr="00836BED" w14:paraId="6E0CDF97" w14:textId="77777777" w:rsidTr="00836BED">
        <w:trPr>
          <w:trHeight w:val="400"/>
          <w:jc w:val="center"/>
        </w:trPr>
        <w:tc>
          <w:tcPr>
            <w:tcW w:w="5220" w:type="dxa"/>
          </w:tcPr>
          <w:p w14:paraId="3966C282" w14:textId="77777777" w:rsidR="00F5648C" w:rsidRPr="00ED199C" w:rsidRDefault="00F5648C" w:rsidP="00B76A71">
            <w:pPr>
              <w:pStyle w:val="CellBody"/>
              <w:rPr>
                <w:b/>
              </w:rPr>
            </w:pPr>
            <w:r w:rsidRPr="00ED199C">
              <w:rPr>
                <w:b/>
              </w:rPr>
              <w:t>Title</w:t>
            </w:r>
          </w:p>
        </w:tc>
        <w:tc>
          <w:tcPr>
            <w:tcW w:w="4068" w:type="dxa"/>
          </w:tcPr>
          <w:p w14:paraId="3640C686" w14:textId="77777777" w:rsidR="00F5648C" w:rsidRPr="00C171EB" w:rsidRDefault="00F5648C" w:rsidP="009C1552">
            <w:pPr>
              <w:pStyle w:val="CellBody"/>
              <w:rPr>
                <w:b/>
              </w:rPr>
            </w:pPr>
            <w:r w:rsidRPr="00C171EB">
              <w:rPr>
                <w:b/>
              </w:rPr>
              <w:t>Font</w:t>
            </w:r>
          </w:p>
        </w:tc>
      </w:tr>
      <w:tr w:rsidR="00F5648C" w:rsidRPr="00836BED" w14:paraId="0D902A76" w14:textId="77777777" w:rsidTr="00836BED">
        <w:trPr>
          <w:trHeight w:val="640"/>
          <w:jc w:val="center"/>
        </w:trPr>
        <w:tc>
          <w:tcPr>
            <w:tcW w:w="5220" w:type="dxa"/>
          </w:tcPr>
          <w:p w14:paraId="7EEA86AF" w14:textId="77777777" w:rsidR="00F5648C" w:rsidRPr="00ED199C" w:rsidRDefault="00F5648C" w:rsidP="00ED199C">
            <w:pPr>
              <w:pStyle w:val="CellBody"/>
              <w:ind w:left="0"/>
              <w:jc w:val="left"/>
              <w:rPr>
                <w:sz w:val="20"/>
              </w:rPr>
            </w:pPr>
            <w:r w:rsidRPr="00ED199C">
              <w:rPr>
                <w:sz w:val="20"/>
              </w:rPr>
              <w:t>Sponsor Name or Logo</w:t>
            </w:r>
          </w:p>
        </w:tc>
        <w:tc>
          <w:tcPr>
            <w:tcW w:w="4068" w:type="dxa"/>
          </w:tcPr>
          <w:p w14:paraId="063DD7E5" w14:textId="77777777" w:rsidR="00F5648C" w:rsidRPr="00C171EB" w:rsidRDefault="00F5648C" w:rsidP="00C171EB">
            <w:pPr>
              <w:pStyle w:val="CellBody"/>
              <w:ind w:left="0"/>
              <w:jc w:val="left"/>
              <w:rPr>
                <w:sz w:val="20"/>
              </w:rPr>
            </w:pPr>
            <w:r w:rsidRPr="00C171EB">
              <w:rPr>
                <w:sz w:val="20"/>
              </w:rPr>
              <w:t>16-20 pt. Bold (for Name)</w:t>
            </w:r>
          </w:p>
        </w:tc>
      </w:tr>
      <w:tr w:rsidR="00F5648C" w:rsidRPr="00836BED" w14:paraId="2B998F37" w14:textId="77777777" w:rsidTr="00836BED">
        <w:trPr>
          <w:trHeight w:val="640"/>
          <w:jc w:val="center"/>
        </w:trPr>
        <w:tc>
          <w:tcPr>
            <w:tcW w:w="5220" w:type="dxa"/>
          </w:tcPr>
          <w:p w14:paraId="6EB9A22B" w14:textId="77777777" w:rsidR="00F5648C" w:rsidRPr="00ED199C" w:rsidRDefault="00F5648C" w:rsidP="00ED199C">
            <w:pPr>
              <w:pStyle w:val="CellBody"/>
              <w:ind w:left="0"/>
              <w:jc w:val="left"/>
              <w:rPr>
                <w:sz w:val="20"/>
              </w:rPr>
            </w:pPr>
            <w:r w:rsidRPr="00ED199C">
              <w:rPr>
                <w:sz w:val="20"/>
              </w:rPr>
              <w:t xml:space="preserve">System Identification </w:t>
            </w:r>
            <w:r w:rsidR="00CD00FF" w:rsidRPr="00ED199C">
              <w:rPr>
                <w:sz w:val="20"/>
              </w:rPr>
              <w:fldChar w:fldCharType="begin"/>
            </w:r>
            <w:r w:rsidRPr="00ED199C">
              <w:rPr>
                <w:sz w:val="20"/>
              </w:rPr>
              <w:instrText>xe "Metrics"</w:instrText>
            </w:r>
            <w:r w:rsidR="00CD00FF" w:rsidRPr="00ED199C">
              <w:rPr>
                <w:sz w:val="20"/>
              </w:rPr>
              <w:fldChar w:fldCharType="end"/>
            </w:r>
          </w:p>
        </w:tc>
        <w:tc>
          <w:tcPr>
            <w:tcW w:w="4068" w:type="dxa"/>
          </w:tcPr>
          <w:p w14:paraId="628F3964" w14:textId="77777777" w:rsidR="00F5648C" w:rsidRPr="00C171EB" w:rsidRDefault="00F5648C" w:rsidP="00C171EB">
            <w:pPr>
              <w:pStyle w:val="CellBody"/>
              <w:ind w:left="0"/>
              <w:jc w:val="left"/>
              <w:rPr>
                <w:sz w:val="20"/>
              </w:rPr>
            </w:pPr>
            <w:r w:rsidRPr="00C171EB">
              <w:rPr>
                <w:sz w:val="20"/>
              </w:rPr>
              <w:t>16-20 pt. Bold</w:t>
            </w:r>
          </w:p>
        </w:tc>
      </w:tr>
      <w:tr w:rsidR="00F5648C" w:rsidRPr="00836BED" w14:paraId="0F707665" w14:textId="77777777" w:rsidTr="00836BED">
        <w:trPr>
          <w:trHeight w:val="640"/>
          <w:jc w:val="center"/>
        </w:trPr>
        <w:tc>
          <w:tcPr>
            <w:tcW w:w="5220" w:type="dxa"/>
          </w:tcPr>
          <w:p w14:paraId="3D17FB4F" w14:textId="77777777" w:rsidR="00F5648C" w:rsidRPr="00C171EB" w:rsidRDefault="00F5648C" w:rsidP="00ED199C">
            <w:pPr>
              <w:pStyle w:val="CellBody"/>
              <w:ind w:left="0"/>
              <w:jc w:val="left"/>
              <w:rPr>
                <w:sz w:val="20"/>
              </w:rPr>
            </w:pPr>
            <w:r w:rsidRPr="00ED199C">
              <w:rPr>
                <w:sz w:val="20"/>
              </w:rPr>
              <w:t>Version Numbers for TPCx-HS, TPC-Pricing and TPC-Energy (if reported)</w:t>
            </w:r>
          </w:p>
        </w:tc>
        <w:tc>
          <w:tcPr>
            <w:tcW w:w="4068" w:type="dxa"/>
          </w:tcPr>
          <w:p w14:paraId="5C10E6BB" w14:textId="77777777" w:rsidR="00F5648C" w:rsidRPr="007E785F" w:rsidRDefault="00F5648C" w:rsidP="00C171EB">
            <w:pPr>
              <w:pStyle w:val="CellBody"/>
              <w:ind w:left="0"/>
              <w:jc w:val="left"/>
              <w:rPr>
                <w:sz w:val="20"/>
              </w:rPr>
            </w:pPr>
            <w:r w:rsidRPr="007E785F">
              <w:rPr>
                <w:sz w:val="20"/>
              </w:rPr>
              <w:t>16-20 pt. Bold</w:t>
            </w:r>
          </w:p>
        </w:tc>
      </w:tr>
      <w:tr w:rsidR="00F5648C" w:rsidRPr="00836BED" w14:paraId="369C17C9" w14:textId="77777777" w:rsidTr="00836BED">
        <w:trPr>
          <w:trHeight w:val="400"/>
          <w:jc w:val="center"/>
        </w:trPr>
        <w:tc>
          <w:tcPr>
            <w:tcW w:w="5220" w:type="dxa"/>
          </w:tcPr>
          <w:p w14:paraId="687AA7BA" w14:textId="77777777" w:rsidR="00F5648C" w:rsidRPr="00ED199C" w:rsidRDefault="00F5648C" w:rsidP="00ED199C">
            <w:pPr>
              <w:pStyle w:val="CellBody"/>
              <w:ind w:left="0"/>
              <w:jc w:val="left"/>
              <w:rPr>
                <w:sz w:val="20"/>
              </w:rPr>
            </w:pPr>
            <w:r w:rsidRPr="00ED199C">
              <w:rPr>
                <w:sz w:val="20"/>
              </w:rPr>
              <w:t>Report Date</w:t>
            </w:r>
          </w:p>
        </w:tc>
        <w:tc>
          <w:tcPr>
            <w:tcW w:w="4068" w:type="dxa"/>
          </w:tcPr>
          <w:p w14:paraId="44817CC3" w14:textId="77777777" w:rsidR="00F5648C" w:rsidRPr="00C171EB" w:rsidRDefault="00F5648C" w:rsidP="00C171EB">
            <w:pPr>
              <w:pStyle w:val="CellBody"/>
              <w:ind w:left="0"/>
              <w:jc w:val="left"/>
              <w:rPr>
                <w:sz w:val="20"/>
              </w:rPr>
            </w:pPr>
            <w:r w:rsidRPr="00C171EB">
              <w:rPr>
                <w:sz w:val="20"/>
              </w:rPr>
              <w:t>16-20 pt. Bold</w:t>
            </w:r>
          </w:p>
        </w:tc>
      </w:tr>
    </w:tbl>
    <w:p w14:paraId="1D4956C8" w14:textId="77777777" w:rsidR="00F5648C" w:rsidRPr="00836BED" w:rsidRDefault="00F5648C" w:rsidP="0003160F">
      <w:r w:rsidRPr="00836BED">
        <w:rPr>
          <w:b/>
          <w:bCs/>
        </w:rPr>
        <w:t>Comment 1:</w:t>
      </w:r>
      <w:r w:rsidRPr="00836BED">
        <w:t xml:space="preserve"> It is permissible to use or include company logos when identifying the sponsor</w:t>
      </w:r>
      <w:bookmarkStart w:id="911" w:name="Xak821419"/>
      <w:bookmarkEnd w:id="911"/>
      <w:r w:rsidR="00CD00FF" w:rsidRPr="00836BED">
        <w:fldChar w:fldCharType="begin"/>
      </w:r>
      <w:r w:rsidRPr="00836BED">
        <w:instrText>xe "Test sponsor"</w:instrText>
      </w:r>
      <w:r w:rsidR="00CD00FF" w:rsidRPr="00836BED">
        <w:fldChar w:fldCharType="end"/>
      </w:r>
      <w:r w:rsidRPr="00836BED">
        <w:t>.</w:t>
      </w:r>
    </w:p>
    <w:p w14:paraId="21930B8D" w14:textId="77777777" w:rsidR="00F5648C" w:rsidRPr="00836BED" w:rsidRDefault="00F5648C" w:rsidP="00B76A71">
      <w:r w:rsidRPr="00836BED">
        <w:rPr>
          <w:b/>
          <w:bCs/>
        </w:rPr>
        <w:lastRenderedPageBreak/>
        <w:t>Comment 2:</w:t>
      </w:r>
      <w:r w:rsidRPr="00836BED">
        <w:t xml:space="preserve"> The report date must be disclosed with a precision of 1 day. The precise format is left to the test spon</w:t>
      </w:r>
      <w:r w:rsidRPr="00836BED">
        <w:softHyphen/>
        <w:t>sor</w:t>
      </w:r>
      <w:bookmarkStart w:id="912" w:name="Xak821423"/>
      <w:bookmarkEnd w:id="912"/>
      <w:r w:rsidR="00CD00FF" w:rsidRPr="00836BED">
        <w:fldChar w:fldCharType="begin"/>
      </w:r>
      <w:r w:rsidRPr="00836BED">
        <w:instrText>xe "Test sponsor"</w:instrText>
      </w:r>
      <w:r w:rsidR="00CD00FF" w:rsidRPr="00836BED">
        <w:fldChar w:fldCharType="end"/>
      </w:r>
      <w:r w:rsidRPr="00836BED">
        <w:t>.</w:t>
      </w:r>
    </w:p>
    <w:p w14:paraId="212EF259" w14:textId="77777777" w:rsidR="004B3D77" w:rsidRPr="00836BED" w:rsidRDefault="00F5648C" w:rsidP="004B3D77">
      <w:pPr>
        <w:pStyle w:val="Heading6"/>
        <w:numPr>
          <w:ilvl w:val="2"/>
          <w:numId w:val="33"/>
        </w:numPr>
      </w:pPr>
      <w:r w:rsidRPr="00836BED">
        <w:t xml:space="preserve">The second section contains </w:t>
      </w:r>
      <w:r w:rsidR="00530E5F">
        <w:t xml:space="preserve">the Total System Cost; and, </w:t>
      </w:r>
      <w:r w:rsidR="00530E5F" w:rsidRPr="00836BED">
        <w:t>TPC</w:t>
      </w:r>
      <w:r w:rsidR="00530E5F">
        <w:t>x</w:t>
      </w:r>
      <w:r w:rsidR="00530E5F" w:rsidRPr="00836BED">
        <w:t>-HS</w:t>
      </w:r>
      <w:r w:rsidR="00530E5F">
        <w:t xml:space="preserve"> </w:t>
      </w:r>
      <w:r w:rsidR="00530E5F" w:rsidRPr="00836BED">
        <w:t>Performance Metric</w:t>
      </w:r>
      <w:r w:rsidR="00530E5F">
        <w:t xml:space="preserve"> and </w:t>
      </w:r>
      <w:r w:rsidR="00530E5F" w:rsidRPr="00836BED">
        <w:t>Price/Performance</w:t>
      </w:r>
      <w:r w:rsidR="00530E5F">
        <w:t xml:space="preserve"> </w:t>
      </w:r>
      <w:r w:rsidRPr="00836BED">
        <w:t xml:space="preserve">for the </w:t>
      </w:r>
      <w:r w:rsidR="00530E5F" w:rsidRPr="00365EB2">
        <w:rPr>
          <w:b/>
        </w:rPr>
        <w:t xml:space="preserve">performance </w:t>
      </w:r>
      <w:r w:rsidRPr="00365EB2">
        <w:rPr>
          <w:b/>
        </w:rPr>
        <w:t>run</w:t>
      </w:r>
      <w:r w:rsidRPr="00836BED">
        <w:t xml:space="preserve">. </w:t>
      </w:r>
    </w:p>
    <w:p w14:paraId="2113F6CF" w14:textId="77777777" w:rsidR="00A9177C" w:rsidRDefault="00A9177C" w:rsidP="00ED199C">
      <w:pPr>
        <w:pStyle w:val="Caption"/>
        <w:keepNext/>
      </w:pPr>
      <w:r w:rsidRPr="008E115C">
        <w:t>Test Results</w:t>
      </w:r>
    </w:p>
    <w:tbl>
      <w:tblPr>
        <w:tblStyle w:val="TableGrid"/>
        <w:tblW w:w="9152" w:type="dxa"/>
        <w:jc w:val="center"/>
        <w:tblLayout w:type="fixed"/>
        <w:tblLook w:val="0000" w:firstRow="0" w:lastRow="0" w:firstColumn="0" w:lastColumn="0" w:noHBand="0" w:noVBand="0"/>
      </w:tblPr>
      <w:tblGrid>
        <w:gridCol w:w="2724"/>
        <w:gridCol w:w="2568"/>
        <w:gridCol w:w="1792"/>
        <w:gridCol w:w="2068"/>
      </w:tblGrid>
      <w:tr w:rsidR="003E327A" w:rsidRPr="00836BED" w14:paraId="398D23E6" w14:textId="77777777" w:rsidTr="00B34E85">
        <w:trPr>
          <w:trHeight w:val="265"/>
          <w:jc w:val="center"/>
        </w:trPr>
        <w:tc>
          <w:tcPr>
            <w:tcW w:w="2724" w:type="dxa"/>
            <w:vAlign w:val="center"/>
          </w:tcPr>
          <w:p w14:paraId="15F018B3" w14:textId="77777777" w:rsidR="003E327A" w:rsidRPr="00ED199C" w:rsidRDefault="003E327A" w:rsidP="00ED199C">
            <w:pPr>
              <w:ind w:left="0"/>
              <w:jc w:val="center"/>
              <w:rPr>
                <w:b/>
                <w:sz w:val="24"/>
              </w:rPr>
            </w:pPr>
            <w:r w:rsidRPr="00ED199C">
              <w:rPr>
                <w:b/>
                <w:sz w:val="24"/>
              </w:rPr>
              <w:t>Title</w:t>
            </w:r>
          </w:p>
        </w:tc>
        <w:tc>
          <w:tcPr>
            <w:tcW w:w="2568" w:type="dxa"/>
            <w:vAlign w:val="center"/>
          </w:tcPr>
          <w:p w14:paraId="36F05907" w14:textId="77777777" w:rsidR="003E327A" w:rsidRPr="00C171EB" w:rsidRDefault="003E327A" w:rsidP="00C171EB">
            <w:pPr>
              <w:ind w:left="0"/>
              <w:jc w:val="center"/>
              <w:rPr>
                <w:b/>
                <w:sz w:val="24"/>
              </w:rPr>
            </w:pPr>
            <w:r w:rsidRPr="00C171EB">
              <w:rPr>
                <w:b/>
                <w:sz w:val="24"/>
              </w:rPr>
              <w:t>Quantity</w:t>
            </w:r>
          </w:p>
        </w:tc>
        <w:tc>
          <w:tcPr>
            <w:tcW w:w="1792" w:type="dxa"/>
            <w:vAlign w:val="center"/>
          </w:tcPr>
          <w:p w14:paraId="3D943EC1" w14:textId="77777777" w:rsidR="003E327A" w:rsidRPr="0040358B" w:rsidRDefault="003E327A">
            <w:pPr>
              <w:ind w:left="0"/>
              <w:jc w:val="center"/>
              <w:rPr>
                <w:b/>
                <w:sz w:val="24"/>
              </w:rPr>
            </w:pPr>
            <w:r w:rsidRPr="0040358B">
              <w:rPr>
                <w:b/>
                <w:sz w:val="24"/>
              </w:rPr>
              <w:t>Precision</w:t>
            </w:r>
          </w:p>
        </w:tc>
        <w:tc>
          <w:tcPr>
            <w:tcW w:w="2068" w:type="dxa"/>
            <w:vAlign w:val="center"/>
          </w:tcPr>
          <w:p w14:paraId="7B384A73" w14:textId="77777777" w:rsidR="003E327A" w:rsidRPr="0040358B" w:rsidRDefault="003E327A">
            <w:pPr>
              <w:ind w:left="0"/>
              <w:jc w:val="center"/>
              <w:rPr>
                <w:b/>
                <w:sz w:val="24"/>
              </w:rPr>
            </w:pPr>
            <w:r w:rsidRPr="0040358B">
              <w:rPr>
                <w:b/>
                <w:sz w:val="24"/>
              </w:rPr>
              <w:t>Font</w:t>
            </w:r>
          </w:p>
        </w:tc>
      </w:tr>
      <w:tr w:rsidR="003E327A" w:rsidRPr="00836BED" w14:paraId="23FC4982" w14:textId="77777777" w:rsidTr="00B34E85">
        <w:trPr>
          <w:trHeight w:val="423"/>
          <w:jc w:val="center"/>
        </w:trPr>
        <w:tc>
          <w:tcPr>
            <w:tcW w:w="2724" w:type="dxa"/>
            <w:vAlign w:val="center"/>
          </w:tcPr>
          <w:p w14:paraId="76A70DC9" w14:textId="77777777" w:rsidR="003E327A" w:rsidRPr="00836BED" w:rsidRDefault="003E327A" w:rsidP="00ED199C">
            <w:pPr>
              <w:ind w:left="0"/>
              <w:jc w:val="left"/>
            </w:pPr>
            <w:r w:rsidRPr="00836BED">
              <w:t>Total System Cost</w:t>
            </w:r>
          </w:p>
        </w:tc>
        <w:tc>
          <w:tcPr>
            <w:tcW w:w="2568" w:type="dxa"/>
            <w:vAlign w:val="center"/>
          </w:tcPr>
          <w:p w14:paraId="01C8D30E" w14:textId="6E5B7432" w:rsidR="003E327A" w:rsidRPr="00836BED" w:rsidRDefault="003E327A" w:rsidP="008F486B">
            <w:pPr>
              <w:ind w:left="0"/>
              <w:jc w:val="left"/>
            </w:pPr>
            <w:r w:rsidRPr="00836BED">
              <w:t xml:space="preserve">3 yr. Cost of ownership (see </w:t>
            </w:r>
            <w:r w:rsidR="008F486B">
              <w:t>CLAUSE 5</w:t>
            </w:r>
            <w:r w:rsidRPr="00836BED">
              <w:t>)</w:t>
            </w:r>
          </w:p>
        </w:tc>
        <w:tc>
          <w:tcPr>
            <w:tcW w:w="1792" w:type="dxa"/>
            <w:vAlign w:val="center"/>
          </w:tcPr>
          <w:p w14:paraId="10557D75" w14:textId="77777777" w:rsidR="003E327A" w:rsidRPr="00836BED" w:rsidRDefault="003E327A" w:rsidP="00A9177C">
            <w:pPr>
              <w:ind w:left="0"/>
              <w:jc w:val="left"/>
            </w:pPr>
            <w:r w:rsidRPr="00836BED">
              <w:t>1</w:t>
            </w:r>
          </w:p>
        </w:tc>
        <w:tc>
          <w:tcPr>
            <w:tcW w:w="2068" w:type="dxa"/>
            <w:vAlign w:val="center"/>
          </w:tcPr>
          <w:p w14:paraId="3ABA9BEB" w14:textId="77777777" w:rsidR="003E327A" w:rsidRPr="00836BED" w:rsidRDefault="003E327A">
            <w:pPr>
              <w:ind w:left="0"/>
              <w:jc w:val="left"/>
            </w:pPr>
            <w:r w:rsidRPr="00836BED">
              <w:t>16-20 pt. Bold</w:t>
            </w:r>
          </w:p>
        </w:tc>
      </w:tr>
      <w:tr w:rsidR="003E327A" w:rsidRPr="00836BED" w14:paraId="6E537E58" w14:textId="77777777" w:rsidTr="00B34E85">
        <w:trPr>
          <w:trHeight w:val="423"/>
          <w:jc w:val="center"/>
        </w:trPr>
        <w:tc>
          <w:tcPr>
            <w:tcW w:w="2724" w:type="dxa"/>
            <w:vAlign w:val="center"/>
          </w:tcPr>
          <w:p w14:paraId="209CD07A" w14:textId="77777777" w:rsidR="003E327A" w:rsidRPr="00836BED" w:rsidRDefault="003E327A" w:rsidP="00A9177C">
            <w:pPr>
              <w:ind w:left="0"/>
              <w:jc w:val="left"/>
            </w:pPr>
            <w:r w:rsidRPr="00836BED">
              <w:t>TPC</w:t>
            </w:r>
            <w:r w:rsidR="001F4FFB">
              <w:t>x</w:t>
            </w:r>
            <w:r w:rsidRPr="00836BED">
              <w:t>-HS</w:t>
            </w:r>
            <w:r w:rsidR="00A9177C">
              <w:t xml:space="preserve"> </w:t>
            </w:r>
            <w:r w:rsidRPr="00836BED">
              <w:t>Performance Metric</w:t>
            </w:r>
            <w:bookmarkStart w:id="913" w:name="Xak820258"/>
            <w:bookmarkEnd w:id="913"/>
            <w:r w:rsidR="00CD00FF" w:rsidRPr="00836BED">
              <w:fldChar w:fldCharType="begin"/>
            </w:r>
            <w:r w:rsidRPr="00836BED">
              <w:instrText>xe "Metrics"</w:instrText>
            </w:r>
            <w:r w:rsidR="00CD00FF" w:rsidRPr="00836BED">
              <w:fldChar w:fldCharType="end"/>
            </w:r>
          </w:p>
        </w:tc>
        <w:tc>
          <w:tcPr>
            <w:tcW w:w="2568" w:type="dxa"/>
            <w:vAlign w:val="center"/>
          </w:tcPr>
          <w:p w14:paraId="3AF6A067" w14:textId="77777777" w:rsidR="003E327A" w:rsidRPr="00836BED" w:rsidRDefault="003E327A" w:rsidP="00ED199C">
            <w:pPr>
              <w:ind w:left="0"/>
              <w:jc w:val="left"/>
            </w:pPr>
            <w:r w:rsidRPr="00836BED">
              <w:t>HSph</w:t>
            </w:r>
            <w:bookmarkStart w:id="914" w:name="Xak820262"/>
            <w:bookmarkEnd w:id="914"/>
            <w:r w:rsidR="00CD00FF" w:rsidRPr="00836BED">
              <w:fldChar w:fldCharType="begin"/>
            </w:r>
            <w:r w:rsidRPr="00836BED">
              <w:instrText>xe "Metrics:Composite Query-per-hour Metric"</w:instrText>
            </w:r>
            <w:r w:rsidR="00CD00FF" w:rsidRPr="00836BED">
              <w:fldChar w:fldCharType="end"/>
            </w:r>
            <w:r w:rsidRPr="00836BED">
              <w:t xml:space="preserve"> (see </w:t>
            </w:r>
            <w:r w:rsidR="00CD00FF">
              <w:fldChar w:fldCharType="begin"/>
            </w:r>
            <w:r w:rsidR="00A9177C">
              <w:instrText xml:space="preserve"> REF _Ref408994218 \h </w:instrText>
            </w:r>
            <w:r w:rsidR="00CD00FF">
              <w:fldChar w:fldCharType="separate"/>
            </w:r>
            <w:r w:rsidR="00A9177C" w:rsidRPr="00836BED">
              <w:t xml:space="preserve">CLAUSE 4 </w:t>
            </w:r>
            <w:r w:rsidR="00CD00FF">
              <w:fldChar w:fldCharType="end"/>
            </w:r>
            <w:r w:rsidR="00CD00FF" w:rsidRPr="00836BED">
              <w:fldChar w:fldCharType="begin"/>
            </w:r>
            <w:r w:rsidRPr="00836BED">
              <w:instrText xml:space="preserve"> REF Rah_Ref414102225T \r \h  \* MERGEFORMAT </w:instrText>
            </w:r>
            <w:r w:rsidR="00CD00FF" w:rsidRPr="00836BED">
              <w:fldChar w:fldCharType="end"/>
            </w:r>
            <w:r w:rsidRPr="00836BED">
              <w:t>)</w:t>
            </w:r>
          </w:p>
        </w:tc>
        <w:tc>
          <w:tcPr>
            <w:tcW w:w="1792" w:type="dxa"/>
            <w:vAlign w:val="center"/>
          </w:tcPr>
          <w:p w14:paraId="22745F38" w14:textId="77777777" w:rsidR="003E327A" w:rsidRPr="00836BED" w:rsidRDefault="003E327A" w:rsidP="00A9177C">
            <w:pPr>
              <w:ind w:left="0"/>
              <w:jc w:val="left"/>
            </w:pPr>
            <w:r w:rsidRPr="00836BED">
              <w:t>0.01</w:t>
            </w:r>
          </w:p>
        </w:tc>
        <w:tc>
          <w:tcPr>
            <w:tcW w:w="2068" w:type="dxa"/>
            <w:vAlign w:val="center"/>
          </w:tcPr>
          <w:p w14:paraId="6575ABFA" w14:textId="77777777" w:rsidR="003E327A" w:rsidRPr="00836BED" w:rsidRDefault="003E327A">
            <w:pPr>
              <w:ind w:left="0"/>
              <w:jc w:val="left"/>
            </w:pPr>
            <w:r w:rsidRPr="00836BED">
              <w:t>16-20 pt. Bold</w:t>
            </w:r>
          </w:p>
        </w:tc>
      </w:tr>
      <w:tr w:rsidR="003E327A" w:rsidRPr="00836BED" w14:paraId="095C4A89" w14:textId="77777777" w:rsidTr="00B34E85">
        <w:trPr>
          <w:trHeight w:val="52"/>
          <w:jc w:val="center"/>
        </w:trPr>
        <w:tc>
          <w:tcPr>
            <w:tcW w:w="2724" w:type="dxa"/>
            <w:vAlign w:val="center"/>
          </w:tcPr>
          <w:p w14:paraId="1422DEB9" w14:textId="77777777" w:rsidR="003E327A" w:rsidRPr="00836BED" w:rsidRDefault="003E327A" w:rsidP="00ED199C">
            <w:pPr>
              <w:ind w:left="0"/>
              <w:jc w:val="left"/>
            </w:pPr>
            <w:r w:rsidRPr="00836BED">
              <w:t>Price/Performance</w:t>
            </w:r>
          </w:p>
        </w:tc>
        <w:tc>
          <w:tcPr>
            <w:tcW w:w="2568" w:type="dxa"/>
            <w:vAlign w:val="center"/>
          </w:tcPr>
          <w:p w14:paraId="18C7104A" w14:textId="77777777" w:rsidR="003E327A" w:rsidRPr="00836BED" w:rsidRDefault="003E327A" w:rsidP="00ED199C">
            <w:pPr>
              <w:ind w:left="0"/>
              <w:jc w:val="left"/>
            </w:pPr>
            <w:r w:rsidRPr="00836BED">
              <w:t>$/ HSph</w:t>
            </w:r>
            <w:bookmarkStart w:id="915" w:name="Xak820286"/>
            <w:bookmarkEnd w:id="915"/>
            <w:r w:rsidR="00CD00FF" w:rsidRPr="00836BED">
              <w:fldChar w:fldCharType="begin"/>
            </w:r>
            <w:r w:rsidRPr="00836BED">
              <w:instrText>xe "Metrics:Price Performance Metric"</w:instrText>
            </w:r>
            <w:r w:rsidR="00CD00FF" w:rsidRPr="00836BED">
              <w:fldChar w:fldCharType="end"/>
            </w:r>
            <w:r w:rsidRPr="00836BED">
              <w:t xml:space="preserve"> (see </w:t>
            </w:r>
            <w:r w:rsidR="00CD00FF">
              <w:fldChar w:fldCharType="begin"/>
            </w:r>
            <w:r w:rsidR="00A9177C">
              <w:instrText xml:space="preserve"> REF _Ref408994235 \h </w:instrText>
            </w:r>
            <w:r w:rsidR="00CD00FF">
              <w:fldChar w:fldCharType="separate"/>
            </w:r>
            <w:r w:rsidR="00A9177C" w:rsidRPr="00836BED">
              <w:t xml:space="preserve">CLAUSE 4 </w:t>
            </w:r>
            <w:r w:rsidR="00CD00FF">
              <w:fldChar w:fldCharType="end"/>
            </w:r>
            <w:r w:rsidRPr="00836BED">
              <w:t>)</w:t>
            </w:r>
          </w:p>
        </w:tc>
        <w:tc>
          <w:tcPr>
            <w:tcW w:w="1792" w:type="dxa"/>
            <w:vAlign w:val="center"/>
          </w:tcPr>
          <w:p w14:paraId="27C89963" w14:textId="77777777" w:rsidR="003E327A" w:rsidRPr="00836BED" w:rsidRDefault="003873CA" w:rsidP="00A9177C">
            <w:pPr>
              <w:ind w:left="0"/>
              <w:jc w:val="left"/>
            </w:pPr>
            <w:r>
              <w:t>0.0</w:t>
            </w:r>
            <w:r w:rsidR="003E327A" w:rsidRPr="00836BED">
              <w:t>1</w:t>
            </w:r>
          </w:p>
        </w:tc>
        <w:tc>
          <w:tcPr>
            <w:tcW w:w="2068" w:type="dxa"/>
            <w:vAlign w:val="center"/>
          </w:tcPr>
          <w:p w14:paraId="55B12EC6" w14:textId="77777777" w:rsidR="003E327A" w:rsidRPr="00836BED" w:rsidRDefault="009928B1">
            <w:pPr>
              <w:ind w:left="0"/>
              <w:jc w:val="left"/>
            </w:pPr>
            <w:r>
              <w:t>16</w:t>
            </w:r>
            <w:r w:rsidR="003873CA">
              <w:t>-</w:t>
            </w:r>
            <w:r>
              <w:t>20 p</w:t>
            </w:r>
            <w:r w:rsidR="003E327A" w:rsidRPr="00836BED">
              <w:t>t. Bold</w:t>
            </w:r>
          </w:p>
        </w:tc>
      </w:tr>
    </w:tbl>
    <w:p w14:paraId="34A40CC3" w14:textId="77777777" w:rsidR="00F5648C" w:rsidRPr="00836BED" w:rsidRDefault="00F5648C" w:rsidP="0003160F"/>
    <w:p w14:paraId="148A6803" w14:textId="77777777" w:rsidR="00F5648C" w:rsidRPr="00836BED" w:rsidRDefault="00F5648C" w:rsidP="00B76A71">
      <w:r w:rsidRPr="00836BED">
        <w:t>Depending on the currency used for publication this sign has to be exchanged with the ISO currency symbol</w:t>
      </w:r>
      <w:r w:rsidR="001B39FB">
        <w:t>.</w:t>
      </w:r>
    </w:p>
    <w:p w14:paraId="1CC50665" w14:textId="77777777" w:rsidR="004B3D77" w:rsidRPr="00836BED" w:rsidRDefault="00F5648C" w:rsidP="004B3D77">
      <w:pPr>
        <w:pStyle w:val="Heading6"/>
        <w:numPr>
          <w:ilvl w:val="2"/>
          <w:numId w:val="33"/>
        </w:numPr>
      </w:pPr>
      <w:bookmarkStart w:id="916" w:name="Rak_Ref427134767"/>
      <w:bookmarkStart w:id="917" w:name="Rak_Ref427134767T"/>
      <w:bookmarkEnd w:id="916"/>
      <w:r w:rsidRPr="00836BED">
        <w:t>The third section contains detailed the system configuration</w:t>
      </w:r>
      <w:bookmarkStart w:id="918" w:name="Rak_Ref427134767P"/>
      <w:bookmarkEnd w:id="917"/>
      <w:r w:rsidR="00CD00FF" w:rsidRPr="00836BED">
        <w:rPr>
          <w:vanish/>
        </w:rPr>
        <w:fldChar w:fldCharType="begin" w:fldLock="1"/>
      </w:r>
      <w:r w:rsidRPr="00836BED">
        <w:rPr>
          <w:vanish/>
        </w:rPr>
        <w:instrText xml:space="preserve">PAGEREF Rak_Ref427134767 \h  \* MERGEFORMAT </w:instrText>
      </w:r>
      <w:r w:rsidR="00CD00FF" w:rsidRPr="00836BED">
        <w:rPr>
          <w:vanish/>
        </w:rPr>
      </w:r>
      <w:r w:rsidR="00CD00FF" w:rsidRPr="00836BED">
        <w:rPr>
          <w:vanish/>
        </w:rPr>
        <w:fldChar w:fldCharType="separate"/>
      </w:r>
      <w:r w:rsidRPr="00836BED">
        <w:rPr>
          <w:vanish/>
        </w:rPr>
        <w:t>125</w:t>
      </w:r>
      <w:r w:rsidR="00CD00FF" w:rsidRPr="00836BED">
        <w:rPr>
          <w:vanish/>
        </w:rPr>
        <w:fldChar w:fldCharType="end"/>
      </w:r>
      <w:bookmarkEnd w:id="918"/>
      <w:r w:rsidR="00277357">
        <w:t>.</w:t>
      </w:r>
      <w:r w:rsidR="004B3D77" w:rsidRPr="004B3D77">
        <w:t xml:space="preserve"> </w:t>
      </w:r>
    </w:p>
    <w:p w14:paraId="4D931939" w14:textId="77777777" w:rsidR="007A6F08" w:rsidRDefault="007A6F08" w:rsidP="00FB0F2B">
      <w:pPr>
        <w:pStyle w:val="Heading4"/>
        <w:numPr>
          <w:ilvl w:val="0"/>
          <w:numId w:val="0"/>
        </w:numPr>
      </w:pPr>
    </w:p>
    <w:p w14:paraId="1F3B72F4" w14:textId="77777777" w:rsidR="00712F72" w:rsidRDefault="00712F72" w:rsidP="00ED199C">
      <w:pPr>
        <w:pStyle w:val="Caption"/>
        <w:keepNext/>
      </w:pPr>
      <w:r w:rsidRPr="00897BBE">
        <w:t>System Configuration Information</w:t>
      </w:r>
    </w:p>
    <w:tbl>
      <w:tblPr>
        <w:tblStyle w:val="TableGrid"/>
        <w:tblW w:w="10675" w:type="dxa"/>
        <w:tblLook w:val="0000" w:firstRow="0" w:lastRow="0" w:firstColumn="0" w:lastColumn="0" w:noHBand="0" w:noVBand="0"/>
      </w:tblPr>
      <w:tblGrid>
        <w:gridCol w:w="2254"/>
        <w:gridCol w:w="6234"/>
        <w:gridCol w:w="2187"/>
      </w:tblGrid>
      <w:tr w:rsidR="00F5648C" w:rsidRPr="00836BED" w14:paraId="5DFFD586" w14:textId="77777777" w:rsidTr="00836BED">
        <w:trPr>
          <w:trHeight w:val="351"/>
        </w:trPr>
        <w:tc>
          <w:tcPr>
            <w:tcW w:w="0" w:type="auto"/>
          </w:tcPr>
          <w:p w14:paraId="46B5CCE9" w14:textId="77777777" w:rsidR="00F5648C" w:rsidRPr="00ED199C" w:rsidRDefault="00F5648C" w:rsidP="00ED199C">
            <w:pPr>
              <w:pStyle w:val="CellBody"/>
              <w:ind w:left="0"/>
              <w:jc w:val="center"/>
              <w:rPr>
                <w:b/>
              </w:rPr>
            </w:pPr>
            <w:r w:rsidRPr="00ED199C">
              <w:rPr>
                <w:b/>
              </w:rPr>
              <w:t>Title</w:t>
            </w:r>
          </w:p>
        </w:tc>
        <w:tc>
          <w:tcPr>
            <w:tcW w:w="6234" w:type="dxa"/>
          </w:tcPr>
          <w:p w14:paraId="4782F16B" w14:textId="77777777" w:rsidR="00F5648C" w:rsidRPr="00C171EB" w:rsidRDefault="00F5648C" w:rsidP="00C171EB">
            <w:pPr>
              <w:pStyle w:val="CellBody"/>
              <w:ind w:left="0"/>
              <w:jc w:val="center"/>
              <w:rPr>
                <w:b/>
              </w:rPr>
            </w:pPr>
            <w:r w:rsidRPr="00C171EB">
              <w:rPr>
                <w:b/>
              </w:rPr>
              <w:t>Quantity</w:t>
            </w:r>
          </w:p>
        </w:tc>
        <w:tc>
          <w:tcPr>
            <w:tcW w:w="2187" w:type="dxa"/>
          </w:tcPr>
          <w:p w14:paraId="0574697F" w14:textId="77777777" w:rsidR="00F5648C" w:rsidRPr="0040358B" w:rsidRDefault="00F5648C">
            <w:pPr>
              <w:pStyle w:val="CellBody"/>
              <w:ind w:left="0"/>
              <w:jc w:val="center"/>
              <w:rPr>
                <w:b/>
              </w:rPr>
            </w:pPr>
            <w:r w:rsidRPr="0040358B">
              <w:rPr>
                <w:b/>
              </w:rPr>
              <w:t>Font</w:t>
            </w:r>
          </w:p>
        </w:tc>
      </w:tr>
      <w:tr w:rsidR="00F5648C" w:rsidRPr="00836BED" w14:paraId="16BD5744" w14:textId="77777777" w:rsidTr="00836BED">
        <w:trPr>
          <w:trHeight w:val="561"/>
        </w:trPr>
        <w:tc>
          <w:tcPr>
            <w:tcW w:w="0" w:type="auto"/>
          </w:tcPr>
          <w:p w14:paraId="3AAF4BD9" w14:textId="08F68196" w:rsidR="00A63668" w:rsidRPr="0040358B" w:rsidRDefault="00A63668" w:rsidP="00AA0571">
            <w:pPr>
              <w:pStyle w:val="CellBody"/>
              <w:ind w:left="0"/>
              <w:jc w:val="left"/>
              <w:rPr>
                <w:sz w:val="20"/>
              </w:rPr>
            </w:pPr>
            <w:r w:rsidRPr="00C171EB">
              <w:rPr>
                <w:rStyle w:val="st"/>
                <w:sz w:val="20"/>
              </w:rPr>
              <w:t>Apa</w:t>
            </w:r>
            <w:r w:rsidRPr="0040358B">
              <w:rPr>
                <w:rStyle w:val="st"/>
                <w:sz w:val="20"/>
              </w:rPr>
              <w:t>che Hadoop</w:t>
            </w:r>
            <w:r w:rsidR="00AA0571">
              <w:rPr>
                <w:rStyle w:val="st"/>
                <w:sz w:val="20"/>
              </w:rPr>
              <w:t xml:space="preserve">/Spark </w:t>
            </w:r>
            <w:r w:rsidR="001246A4" w:rsidRPr="0040358B">
              <w:rPr>
                <w:rStyle w:val="st"/>
                <w:sz w:val="20"/>
              </w:rPr>
              <w:t>C</w:t>
            </w:r>
            <w:r w:rsidRPr="0040358B">
              <w:rPr>
                <w:rStyle w:val="st"/>
                <w:sz w:val="20"/>
              </w:rPr>
              <w:t xml:space="preserve">ompatible </w:t>
            </w:r>
            <w:r w:rsidR="001246A4" w:rsidRPr="0040358B">
              <w:rPr>
                <w:sz w:val="20"/>
              </w:rPr>
              <w:t>S</w:t>
            </w:r>
            <w:r w:rsidRPr="0040358B">
              <w:rPr>
                <w:sz w:val="20"/>
              </w:rPr>
              <w:t>oftware</w:t>
            </w:r>
          </w:p>
        </w:tc>
        <w:tc>
          <w:tcPr>
            <w:tcW w:w="6234" w:type="dxa"/>
          </w:tcPr>
          <w:p w14:paraId="71FD9953" w14:textId="77777777" w:rsidR="00E95385" w:rsidRPr="00ED199C" w:rsidRDefault="008F55F0" w:rsidP="00712F72">
            <w:pPr>
              <w:pStyle w:val="CellBody"/>
              <w:ind w:left="0"/>
              <w:jc w:val="left"/>
              <w:rPr>
                <w:sz w:val="20"/>
              </w:rPr>
            </w:pPr>
            <w:r>
              <w:rPr>
                <w:sz w:val="20"/>
              </w:rPr>
              <w:t>Product name and</w:t>
            </w:r>
            <w:r w:rsidR="00E71254" w:rsidRPr="0040358B">
              <w:rPr>
                <w:sz w:val="20"/>
              </w:rPr>
              <w:t>Product</w:t>
            </w:r>
            <w:r w:rsidR="00A63668" w:rsidRPr="0040358B">
              <w:rPr>
                <w:sz w:val="20"/>
              </w:rPr>
              <w:t xml:space="preserve"> </w:t>
            </w:r>
            <w:r w:rsidR="00E71254" w:rsidRPr="0040358B">
              <w:rPr>
                <w:sz w:val="20"/>
              </w:rPr>
              <w:t xml:space="preserve">Version </w:t>
            </w:r>
          </w:p>
        </w:tc>
        <w:tc>
          <w:tcPr>
            <w:tcW w:w="2187" w:type="dxa"/>
          </w:tcPr>
          <w:p w14:paraId="28EFE8A9" w14:textId="77777777" w:rsidR="00F5648C" w:rsidRPr="00C171EB" w:rsidRDefault="00F5648C" w:rsidP="00ED199C">
            <w:pPr>
              <w:pStyle w:val="CellBody"/>
              <w:ind w:left="0"/>
              <w:jc w:val="left"/>
              <w:rPr>
                <w:sz w:val="20"/>
              </w:rPr>
            </w:pPr>
            <w:r w:rsidRPr="00ED199C">
              <w:rPr>
                <w:sz w:val="20"/>
              </w:rPr>
              <w:t>9-12 pt. Times</w:t>
            </w:r>
          </w:p>
        </w:tc>
      </w:tr>
      <w:tr w:rsidR="00F5648C" w:rsidRPr="00836BED" w14:paraId="755E84F4" w14:textId="77777777" w:rsidTr="00836BED">
        <w:trPr>
          <w:trHeight w:val="561"/>
        </w:trPr>
        <w:tc>
          <w:tcPr>
            <w:tcW w:w="0" w:type="auto"/>
          </w:tcPr>
          <w:p w14:paraId="78C98432" w14:textId="77777777" w:rsidR="00F5648C" w:rsidRPr="00ED199C" w:rsidRDefault="00F5648C" w:rsidP="00ED199C">
            <w:pPr>
              <w:pStyle w:val="CellBody"/>
              <w:ind w:left="0"/>
              <w:jc w:val="left"/>
              <w:rPr>
                <w:sz w:val="20"/>
              </w:rPr>
            </w:pPr>
            <w:r w:rsidRPr="00ED199C">
              <w:rPr>
                <w:sz w:val="20"/>
              </w:rPr>
              <w:t>Operating System</w:t>
            </w:r>
          </w:p>
        </w:tc>
        <w:tc>
          <w:tcPr>
            <w:tcW w:w="6234" w:type="dxa"/>
          </w:tcPr>
          <w:p w14:paraId="65E170B7" w14:textId="77777777" w:rsidR="00F5648C" w:rsidRPr="0040358B" w:rsidRDefault="008F55F0" w:rsidP="00C171EB">
            <w:pPr>
              <w:pStyle w:val="CellBody"/>
              <w:ind w:left="0"/>
              <w:jc w:val="left"/>
              <w:rPr>
                <w:sz w:val="20"/>
              </w:rPr>
            </w:pPr>
            <w:r>
              <w:rPr>
                <w:sz w:val="20"/>
              </w:rPr>
              <w:t>Product name</w:t>
            </w:r>
            <w:r w:rsidR="00F5648C" w:rsidRPr="00C171EB">
              <w:rPr>
                <w:sz w:val="20"/>
              </w:rPr>
              <w:t>, Software Version of   OS</w:t>
            </w:r>
            <w:r w:rsidR="0074058C" w:rsidRPr="00C171EB">
              <w:rPr>
                <w:sz w:val="20"/>
              </w:rPr>
              <w:t>, File System Type and Version</w:t>
            </w:r>
          </w:p>
        </w:tc>
        <w:tc>
          <w:tcPr>
            <w:tcW w:w="2187" w:type="dxa"/>
          </w:tcPr>
          <w:p w14:paraId="14AE14BE" w14:textId="77777777" w:rsidR="00F5648C" w:rsidRPr="0040358B" w:rsidRDefault="00F5648C">
            <w:pPr>
              <w:pStyle w:val="CellBody"/>
              <w:ind w:left="0"/>
              <w:jc w:val="left"/>
              <w:rPr>
                <w:sz w:val="20"/>
              </w:rPr>
            </w:pPr>
            <w:r w:rsidRPr="0040358B">
              <w:rPr>
                <w:sz w:val="20"/>
              </w:rPr>
              <w:t>9-12 pt. Times</w:t>
            </w:r>
          </w:p>
        </w:tc>
      </w:tr>
      <w:tr w:rsidR="00F5648C" w:rsidRPr="00836BED" w14:paraId="417DBCD3" w14:textId="77777777" w:rsidTr="00836BED">
        <w:trPr>
          <w:trHeight w:val="561"/>
        </w:trPr>
        <w:tc>
          <w:tcPr>
            <w:tcW w:w="0" w:type="auto"/>
          </w:tcPr>
          <w:p w14:paraId="461F6CDE" w14:textId="77777777" w:rsidR="00F5648C" w:rsidRPr="00ED199C" w:rsidRDefault="00F5648C" w:rsidP="00ED199C">
            <w:pPr>
              <w:pStyle w:val="CellBody"/>
              <w:ind w:left="0"/>
              <w:jc w:val="left"/>
              <w:rPr>
                <w:sz w:val="20"/>
              </w:rPr>
            </w:pPr>
            <w:r w:rsidRPr="00ED199C">
              <w:rPr>
                <w:sz w:val="20"/>
              </w:rPr>
              <w:t>Other Software</w:t>
            </w:r>
          </w:p>
        </w:tc>
        <w:tc>
          <w:tcPr>
            <w:tcW w:w="6234" w:type="dxa"/>
          </w:tcPr>
          <w:p w14:paraId="3EA04D9A" w14:textId="77777777" w:rsidR="00F5648C" w:rsidRPr="00C171EB" w:rsidRDefault="008F55F0" w:rsidP="00C171EB">
            <w:pPr>
              <w:pStyle w:val="CellBody"/>
              <w:ind w:left="0"/>
              <w:jc w:val="left"/>
              <w:rPr>
                <w:sz w:val="20"/>
              </w:rPr>
            </w:pPr>
            <w:r>
              <w:rPr>
                <w:sz w:val="20"/>
              </w:rPr>
              <w:t>Product name and</w:t>
            </w:r>
            <w:r w:rsidR="00F5648C" w:rsidRPr="00C171EB">
              <w:rPr>
                <w:sz w:val="20"/>
              </w:rPr>
              <w:t xml:space="preserve"> Software Version of other software components (example Java)</w:t>
            </w:r>
          </w:p>
        </w:tc>
        <w:tc>
          <w:tcPr>
            <w:tcW w:w="2187" w:type="dxa"/>
          </w:tcPr>
          <w:p w14:paraId="26CDD554" w14:textId="77777777" w:rsidR="00F5648C" w:rsidRPr="0040358B" w:rsidRDefault="00F5648C">
            <w:pPr>
              <w:pStyle w:val="CellBody"/>
              <w:ind w:left="0"/>
              <w:jc w:val="left"/>
              <w:rPr>
                <w:sz w:val="20"/>
              </w:rPr>
            </w:pPr>
            <w:r w:rsidRPr="0040358B">
              <w:rPr>
                <w:sz w:val="20"/>
              </w:rPr>
              <w:t>9-12 pt. Times</w:t>
            </w:r>
          </w:p>
        </w:tc>
      </w:tr>
      <w:tr w:rsidR="00F5648C" w:rsidRPr="00836BED" w14:paraId="000153E4" w14:textId="77777777" w:rsidTr="00836BED">
        <w:trPr>
          <w:trHeight w:val="982"/>
        </w:trPr>
        <w:tc>
          <w:tcPr>
            <w:tcW w:w="0" w:type="auto"/>
          </w:tcPr>
          <w:p w14:paraId="0FC1C52B" w14:textId="77777777" w:rsidR="00F5648C" w:rsidRPr="0040358B" w:rsidRDefault="00F5648C" w:rsidP="00ED199C">
            <w:pPr>
              <w:pStyle w:val="CellBody"/>
              <w:ind w:left="0"/>
              <w:jc w:val="left"/>
              <w:rPr>
                <w:sz w:val="20"/>
              </w:rPr>
            </w:pPr>
            <w:r w:rsidRPr="00ED199C">
              <w:rPr>
                <w:sz w:val="20"/>
              </w:rPr>
              <w:t>System Availability</w:t>
            </w:r>
            <w:bookmarkStart w:id="919" w:name="Xak820401"/>
            <w:bookmarkEnd w:id="919"/>
            <w:r w:rsidR="00CD00FF" w:rsidRPr="00ED199C">
              <w:rPr>
                <w:sz w:val="20"/>
              </w:rPr>
              <w:fldChar w:fldCharType="begin"/>
            </w:r>
            <w:r w:rsidRPr="00ED199C">
              <w:rPr>
                <w:sz w:val="20"/>
              </w:rPr>
              <w:instrText>xe "Availability"</w:instrText>
            </w:r>
            <w:r w:rsidR="00CD00FF" w:rsidRPr="00ED199C">
              <w:rPr>
                <w:sz w:val="20"/>
              </w:rPr>
              <w:fldChar w:fldCharType="end"/>
            </w:r>
            <w:r w:rsidRPr="00ED199C">
              <w:rPr>
                <w:sz w:val="20"/>
              </w:rPr>
              <w:t xml:space="preserve"> Date</w:t>
            </w:r>
          </w:p>
        </w:tc>
        <w:tc>
          <w:tcPr>
            <w:tcW w:w="6234" w:type="dxa"/>
          </w:tcPr>
          <w:p w14:paraId="17B5C649" w14:textId="77777777" w:rsidR="00F5648C" w:rsidRPr="0040358B" w:rsidRDefault="00F5648C" w:rsidP="00C171EB">
            <w:pPr>
              <w:pStyle w:val="CellBody"/>
              <w:ind w:left="0"/>
              <w:jc w:val="left"/>
              <w:rPr>
                <w:sz w:val="20"/>
              </w:rPr>
            </w:pPr>
            <w:r w:rsidRPr="0040358B">
              <w:rPr>
                <w:sz w:val="20"/>
              </w:rPr>
              <w:t>The Availability Date of the system, defined in Clause 0 of the TPC Pricing Specification.</w:t>
            </w:r>
          </w:p>
        </w:tc>
        <w:tc>
          <w:tcPr>
            <w:tcW w:w="2187" w:type="dxa"/>
          </w:tcPr>
          <w:p w14:paraId="338492D2" w14:textId="77777777" w:rsidR="00F5648C" w:rsidRPr="0040358B" w:rsidRDefault="00F5648C">
            <w:pPr>
              <w:pStyle w:val="CellBody"/>
              <w:ind w:left="0"/>
              <w:jc w:val="left"/>
              <w:rPr>
                <w:sz w:val="20"/>
              </w:rPr>
            </w:pPr>
            <w:r w:rsidRPr="0040358B">
              <w:rPr>
                <w:sz w:val="20"/>
              </w:rPr>
              <w:t>9-12 pt. Times</w:t>
            </w:r>
          </w:p>
        </w:tc>
      </w:tr>
    </w:tbl>
    <w:p w14:paraId="4DFBFDE3" w14:textId="77777777" w:rsidR="00F5648C" w:rsidRPr="00836BED" w:rsidRDefault="00F5648C" w:rsidP="0003160F">
      <w:r w:rsidRPr="00836BED">
        <w:t> </w:t>
      </w:r>
    </w:p>
    <w:p w14:paraId="5747BFD0" w14:textId="77777777" w:rsidR="00F5648C" w:rsidRPr="00836BED" w:rsidRDefault="00F5648C" w:rsidP="00B76A71">
      <w:r w:rsidRPr="00836BED">
        <w:rPr>
          <w:b/>
          <w:bCs/>
        </w:rPr>
        <w:t>Comment:</w:t>
      </w:r>
      <w:r w:rsidRPr="00836BED">
        <w:t xml:space="preserve"> The Software Version must uniquely identify the orderable software product referenced in the Priced Configuration (</w:t>
      </w:r>
      <w:r w:rsidR="00C90EC1">
        <w:t xml:space="preserve">for </w:t>
      </w:r>
      <w:r w:rsidR="00C034A1">
        <w:t>example,</w:t>
      </w:r>
      <w:r w:rsidRPr="00836BED">
        <w:t xml:space="preserve"> RALF/2000 4.2.1)</w:t>
      </w:r>
    </w:p>
    <w:p w14:paraId="769667CD" w14:textId="77777777" w:rsidR="00F5648C" w:rsidRPr="00836BED" w:rsidRDefault="00F5648C" w:rsidP="002E27AB">
      <w:pPr>
        <w:pStyle w:val="Heading4"/>
        <w:numPr>
          <w:ilvl w:val="2"/>
          <w:numId w:val="55"/>
        </w:numPr>
      </w:pPr>
      <w:r w:rsidRPr="00836BED">
        <w:t xml:space="preserve">The fourth section contains the </w:t>
      </w:r>
      <w:r w:rsidR="00F012FF">
        <w:t>storage and memory ratios</w:t>
      </w:r>
      <w:r w:rsidR="00D73BF7">
        <w:t>. See</w:t>
      </w:r>
      <w:r w:rsidR="00C4674B">
        <w:t xml:space="preserve"> section</w:t>
      </w:r>
      <w:r w:rsidR="00D73BF7">
        <w:t xml:space="preserve"> </w:t>
      </w:r>
      <w:r w:rsidR="00CD00FF">
        <w:fldChar w:fldCharType="begin"/>
      </w:r>
      <w:r w:rsidR="00277357">
        <w:instrText xml:space="preserve"> REF _Ref408994575 \r \h </w:instrText>
      </w:r>
      <w:r w:rsidR="00CD00FF">
        <w:fldChar w:fldCharType="separate"/>
      </w:r>
      <w:r w:rsidR="00277357">
        <w:t>7.6.2</w:t>
      </w:r>
      <w:r w:rsidR="00CD00FF">
        <w:fldChar w:fldCharType="end"/>
      </w:r>
    </w:p>
    <w:p w14:paraId="03190A21" w14:textId="77777777" w:rsidR="00E13E08" w:rsidRDefault="00E13E08" w:rsidP="00ED199C">
      <w:pPr>
        <w:pStyle w:val="Caption"/>
        <w:keepNext/>
      </w:pPr>
      <w:r w:rsidRPr="00147DFA">
        <w:lastRenderedPageBreak/>
        <w:t>Storage and Memory Ratios</w:t>
      </w:r>
    </w:p>
    <w:tbl>
      <w:tblPr>
        <w:tblStyle w:val="TableGrid"/>
        <w:tblW w:w="0" w:type="auto"/>
        <w:tblLook w:val="0000" w:firstRow="0" w:lastRow="0" w:firstColumn="0" w:lastColumn="0" w:noHBand="0" w:noVBand="0"/>
      </w:tblPr>
      <w:tblGrid>
        <w:gridCol w:w="2881"/>
        <w:gridCol w:w="1229"/>
        <w:gridCol w:w="1456"/>
      </w:tblGrid>
      <w:tr w:rsidR="00F5648C" w:rsidRPr="00836BED" w14:paraId="7F2421C1" w14:textId="77777777" w:rsidTr="00FB0F2B">
        <w:trPr>
          <w:trHeight w:val="400"/>
        </w:trPr>
        <w:tc>
          <w:tcPr>
            <w:tcW w:w="0" w:type="auto"/>
          </w:tcPr>
          <w:p w14:paraId="72A641C4" w14:textId="77777777" w:rsidR="00F5648C" w:rsidRPr="00ED199C" w:rsidRDefault="00F5648C" w:rsidP="00ED199C">
            <w:pPr>
              <w:ind w:left="0"/>
              <w:jc w:val="center"/>
              <w:rPr>
                <w:b/>
                <w:sz w:val="24"/>
              </w:rPr>
            </w:pPr>
            <w:r w:rsidRPr="00ED199C">
              <w:rPr>
                <w:b/>
                <w:sz w:val="24"/>
              </w:rPr>
              <w:t>Title</w:t>
            </w:r>
          </w:p>
        </w:tc>
        <w:tc>
          <w:tcPr>
            <w:tcW w:w="0" w:type="auto"/>
          </w:tcPr>
          <w:p w14:paraId="6F35FBBB" w14:textId="77777777" w:rsidR="00F5648C" w:rsidRPr="00C171EB" w:rsidRDefault="00F5648C" w:rsidP="00C171EB">
            <w:pPr>
              <w:ind w:left="0"/>
              <w:jc w:val="center"/>
              <w:rPr>
                <w:b/>
                <w:sz w:val="24"/>
              </w:rPr>
            </w:pPr>
            <w:r w:rsidRPr="00C171EB">
              <w:rPr>
                <w:b/>
                <w:sz w:val="24"/>
              </w:rPr>
              <w:t>Precision</w:t>
            </w:r>
          </w:p>
        </w:tc>
        <w:tc>
          <w:tcPr>
            <w:tcW w:w="0" w:type="auto"/>
          </w:tcPr>
          <w:p w14:paraId="05072BB3" w14:textId="77777777" w:rsidR="00F5648C" w:rsidRPr="0040358B" w:rsidRDefault="00F5648C">
            <w:pPr>
              <w:ind w:left="0"/>
              <w:jc w:val="center"/>
              <w:rPr>
                <w:b/>
                <w:sz w:val="24"/>
              </w:rPr>
            </w:pPr>
            <w:r w:rsidRPr="0040358B">
              <w:rPr>
                <w:b/>
                <w:sz w:val="24"/>
              </w:rPr>
              <w:t>Font</w:t>
            </w:r>
          </w:p>
        </w:tc>
      </w:tr>
      <w:tr w:rsidR="00F5648C" w:rsidRPr="00836BED" w14:paraId="3523C391" w14:textId="77777777" w:rsidTr="00FB0F2B">
        <w:trPr>
          <w:trHeight w:val="377"/>
        </w:trPr>
        <w:tc>
          <w:tcPr>
            <w:tcW w:w="0" w:type="auto"/>
          </w:tcPr>
          <w:p w14:paraId="282FDE01" w14:textId="77777777" w:rsidR="00F5648C" w:rsidRPr="00836BED" w:rsidRDefault="00F012FF" w:rsidP="00ED199C">
            <w:pPr>
              <w:ind w:left="0"/>
              <w:jc w:val="left"/>
            </w:pPr>
            <w:r>
              <w:t xml:space="preserve">Physical Storage </w:t>
            </w:r>
            <w:r w:rsidR="00F5648C" w:rsidRPr="00836BED">
              <w:t>/</w:t>
            </w:r>
            <w:r>
              <w:t>Scale Factor</w:t>
            </w:r>
            <w:r w:rsidR="00CD00FF" w:rsidRPr="00836BED">
              <w:fldChar w:fldCharType="begin"/>
            </w:r>
            <w:r w:rsidR="00F5648C" w:rsidRPr="00836BED">
              <w:instrText>xe "Database size"</w:instrText>
            </w:r>
            <w:r w:rsidR="00CD00FF" w:rsidRPr="00836BED">
              <w:fldChar w:fldCharType="end"/>
            </w:r>
          </w:p>
        </w:tc>
        <w:tc>
          <w:tcPr>
            <w:tcW w:w="0" w:type="auto"/>
          </w:tcPr>
          <w:p w14:paraId="4F648DA0" w14:textId="77777777" w:rsidR="00F5648C" w:rsidRPr="00836BED" w:rsidRDefault="00F5648C" w:rsidP="00C171EB">
            <w:pPr>
              <w:ind w:left="0"/>
              <w:jc w:val="left"/>
            </w:pPr>
            <w:r w:rsidRPr="00836BED">
              <w:t>0.01</w:t>
            </w:r>
          </w:p>
        </w:tc>
        <w:tc>
          <w:tcPr>
            <w:tcW w:w="0" w:type="auto"/>
          </w:tcPr>
          <w:p w14:paraId="5F9A14FB" w14:textId="77777777" w:rsidR="00F5648C" w:rsidRPr="00836BED" w:rsidRDefault="00F5648C">
            <w:pPr>
              <w:ind w:left="0"/>
              <w:jc w:val="left"/>
            </w:pPr>
            <w:r w:rsidRPr="00836BED">
              <w:t>9-12 pt. Times</w:t>
            </w:r>
          </w:p>
        </w:tc>
      </w:tr>
      <w:tr w:rsidR="00F5648C" w:rsidRPr="00836BED" w14:paraId="4A1F50A9" w14:textId="77777777" w:rsidTr="00FB0F2B">
        <w:trPr>
          <w:trHeight w:val="400"/>
        </w:trPr>
        <w:tc>
          <w:tcPr>
            <w:tcW w:w="0" w:type="auto"/>
          </w:tcPr>
          <w:p w14:paraId="3812581C" w14:textId="42C5341C" w:rsidR="00F5648C" w:rsidRPr="00836BED" w:rsidRDefault="00F012FF" w:rsidP="00446C5B">
            <w:pPr>
              <w:ind w:left="0"/>
              <w:jc w:val="left"/>
            </w:pPr>
            <w:r>
              <w:t>Scale Factor/</w:t>
            </w:r>
            <w:r w:rsidR="005F14C1">
              <w:t xml:space="preserve">Physical </w:t>
            </w:r>
            <w:r w:rsidR="005F14C1" w:rsidRPr="00836BED">
              <w:t>Memory</w:t>
            </w:r>
          </w:p>
        </w:tc>
        <w:tc>
          <w:tcPr>
            <w:tcW w:w="0" w:type="auto"/>
          </w:tcPr>
          <w:p w14:paraId="32CAFA1F" w14:textId="77777777" w:rsidR="00F5648C" w:rsidRPr="00836BED" w:rsidRDefault="00F012FF" w:rsidP="00C171EB">
            <w:pPr>
              <w:ind w:left="0"/>
              <w:jc w:val="left"/>
            </w:pPr>
            <w:r>
              <w:t>0.01</w:t>
            </w:r>
          </w:p>
        </w:tc>
        <w:tc>
          <w:tcPr>
            <w:tcW w:w="0" w:type="auto"/>
          </w:tcPr>
          <w:p w14:paraId="2FEA49D6" w14:textId="77777777" w:rsidR="00F5648C" w:rsidRPr="00836BED" w:rsidRDefault="00F5648C">
            <w:pPr>
              <w:ind w:left="0"/>
              <w:jc w:val="left"/>
            </w:pPr>
            <w:r w:rsidRPr="00836BED">
              <w:t>9-12 pt. Times</w:t>
            </w:r>
          </w:p>
        </w:tc>
      </w:tr>
    </w:tbl>
    <w:p w14:paraId="2E664CE5" w14:textId="1E0F5353" w:rsidR="00F5648C" w:rsidRPr="00836BED" w:rsidRDefault="00F5648C" w:rsidP="002E27AB">
      <w:pPr>
        <w:pStyle w:val="Heading4"/>
        <w:numPr>
          <w:ilvl w:val="2"/>
          <w:numId w:val="55"/>
        </w:numPr>
      </w:pPr>
      <w:bookmarkStart w:id="920" w:name="_Ref135746374"/>
      <w:r w:rsidRPr="00836BED">
        <w:t xml:space="preserve">The </w:t>
      </w:r>
      <w:r w:rsidR="00590AB9">
        <w:t>fifth</w:t>
      </w:r>
      <w:r w:rsidR="00590AB9" w:rsidRPr="00836BED">
        <w:t xml:space="preserve"> </w:t>
      </w:r>
      <w:r w:rsidRPr="00836BED">
        <w:t>section contains the compo</w:t>
      </w:r>
      <w:r w:rsidRPr="00836BED">
        <w:softHyphen/>
        <w:t>nents</w:t>
      </w:r>
      <w:r w:rsidR="007A488F">
        <w:t xml:space="preserve"> (see CLAUSE </w:t>
      </w:r>
      <w:r w:rsidR="007A488F">
        <w:fldChar w:fldCharType="begin"/>
      </w:r>
      <w:r w:rsidR="007A488F">
        <w:instrText xml:space="preserve"> REF _Ref464730301 \r \h </w:instrText>
      </w:r>
      <w:r w:rsidR="007A488F">
        <w:fldChar w:fldCharType="separate"/>
      </w:r>
      <w:r w:rsidR="007A488F">
        <w:t>7.4.4</w:t>
      </w:r>
      <w:r w:rsidR="007A488F">
        <w:fldChar w:fldCharType="end"/>
      </w:r>
      <w:r w:rsidR="007A488F">
        <w:t>)</w:t>
      </w:r>
      <w:r w:rsidRPr="00836BED">
        <w:t>, including</w:t>
      </w:r>
      <w:bookmarkEnd w:id="920"/>
      <w:r w:rsidR="005B46F8">
        <w:t>:</w:t>
      </w:r>
    </w:p>
    <w:p w14:paraId="55ECA216" w14:textId="16F1D64A" w:rsidR="0069230E" w:rsidRDefault="00590AB9" w:rsidP="00ED199C">
      <w:pPr>
        <w:pStyle w:val="ListParagraph"/>
        <w:numPr>
          <w:ilvl w:val="0"/>
          <w:numId w:val="36"/>
        </w:numPr>
      </w:pPr>
      <w:r>
        <w:t>T</w:t>
      </w:r>
      <w:r w:rsidR="00F5648C" w:rsidRPr="00836BED">
        <w:t xml:space="preserve">otal number </w:t>
      </w:r>
      <w:r w:rsidR="00A43C65">
        <w:t xml:space="preserve">and type </w:t>
      </w:r>
      <w:r w:rsidR="00F5648C" w:rsidRPr="00836BED">
        <w:t>of nodes used</w:t>
      </w:r>
      <w:r w:rsidR="00A43C65">
        <w:t>;</w:t>
      </w:r>
    </w:p>
    <w:p w14:paraId="25A0BD71" w14:textId="2B4A25E9" w:rsidR="00F5648C" w:rsidRPr="00836BED" w:rsidRDefault="0069230E" w:rsidP="00ED199C">
      <w:pPr>
        <w:pStyle w:val="ListParagraph"/>
        <w:numPr>
          <w:ilvl w:val="0"/>
          <w:numId w:val="36"/>
        </w:numPr>
      </w:pPr>
      <w:r>
        <w:t>T</w:t>
      </w:r>
      <w:r w:rsidR="00F5648C" w:rsidRPr="00836BED">
        <w:t>otal number of processors used with their types and speeds in GHz/ total number of cores used/total number of threads used</w:t>
      </w:r>
      <w:r w:rsidR="007A488F">
        <w:t>;</w:t>
      </w:r>
    </w:p>
    <w:p w14:paraId="22906022" w14:textId="77777777" w:rsidR="00F5648C" w:rsidRPr="00836BED" w:rsidRDefault="00F5648C" w:rsidP="00C171EB">
      <w:pPr>
        <w:pStyle w:val="ListParagraph"/>
        <w:numPr>
          <w:ilvl w:val="0"/>
          <w:numId w:val="36"/>
        </w:numPr>
      </w:pPr>
      <w:r w:rsidRPr="00836BED">
        <w:t>Main and cache memory sizes;</w:t>
      </w:r>
    </w:p>
    <w:p w14:paraId="17C4C827" w14:textId="77777777" w:rsidR="00F5648C" w:rsidRPr="00836BED" w:rsidRDefault="00F5648C">
      <w:pPr>
        <w:pStyle w:val="ListParagraph"/>
        <w:numPr>
          <w:ilvl w:val="0"/>
          <w:numId w:val="36"/>
        </w:numPr>
      </w:pPr>
      <w:r w:rsidRPr="00836BED">
        <w:t>Network and I/O connectivity;</w:t>
      </w:r>
    </w:p>
    <w:p w14:paraId="43C6B570" w14:textId="5AAA97B6" w:rsidR="007A488F" w:rsidRDefault="007A488F">
      <w:pPr>
        <w:pStyle w:val="ListParagraph"/>
        <w:numPr>
          <w:ilvl w:val="0"/>
          <w:numId w:val="36"/>
        </w:numPr>
      </w:pPr>
      <w:r w:rsidRPr="007A488F">
        <w:t>Number and type of data st</w:t>
      </w:r>
      <w:r>
        <w:t>orage units (for example</w:t>
      </w:r>
      <w:r w:rsidR="00BB6ED1">
        <w:t>,</w:t>
      </w:r>
      <w:r>
        <w:t xml:space="preserve"> disks or </w:t>
      </w:r>
      <w:r w:rsidRPr="007A488F">
        <w:t>Licensed Compute Service volumes);</w:t>
      </w:r>
    </w:p>
    <w:p w14:paraId="5DEFFAB8" w14:textId="43C3C214" w:rsidR="00A76360" w:rsidRDefault="003941F8">
      <w:pPr>
        <w:pStyle w:val="ListParagraph"/>
        <w:numPr>
          <w:ilvl w:val="0"/>
          <w:numId w:val="36"/>
        </w:numPr>
      </w:pPr>
      <w:r>
        <w:t>Total Rack Units (RU) occupied by the SUT</w:t>
      </w:r>
    </w:p>
    <w:p w14:paraId="48BABF7B" w14:textId="360BDF78" w:rsidR="003941F8" w:rsidRPr="003941F8" w:rsidRDefault="003941F8" w:rsidP="003941F8">
      <w:r w:rsidRPr="00836BED">
        <w:rPr>
          <w:b/>
          <w:bCs/>
        </w:rPr>
        <w:t>Comment:</w:t>
      </w:r>
      <w:r w:rsidRPr="00836BED">
        <w:t xml:space="preserve"> </w:t>
      </w:r>
      <w:r w:rsidRPr="003941F8">
        <w:t>Rack Units (R</w:t>
      </w:r>
      <w:r>
        <w:t xml:space="preserve">U) occupied by the SUT include </w:t>
      </w:r>
      <w:r w:rsidR="005F14C1">
        <w:t>servers</w:t>
      </w:r>
      <w:r>
        <w:t xml:space="preserve">, storage, </w:t>
      </w:r>
      <w:r w:rsidRPr="003941F8">
        <w:t>connectivity devices</w:t>
      </w:r>
      <w:r>
        <w:t xml:space="preserve"> and any additiona</w:t>
      </w:r>
      <w:r w:rsidR="00B6718C">
        <w:t>l rack space required to be kept empty by the devices</w:t>
      </w:r>
      <w:r>
        <w:t xml:space="preserve">. </w:t>
      </w:r>
      <w:r w:rsidRPr="003941F8">
        <w:t xml:space="preserve">Free space available on the rack, space for vertical mount PDU </w:t>
      </w:r>
      <w:r w:rsidR="005F14C1" w:rsidRPr="003941F8">
        <w:t>etc.</w:t>
      </w:r>
      <w:r w:rsidR="005F14C1">
        <w:t>,</w:t>
      </w:r>
      <w:r w:rsidRPr="003941F8">
        <w:t xml:space="preserve"> are not to be included. </w:t>
      </w:r>
    </w:p>
    <w:p w14:paraId="4DBE8724" w14:textId="0088DC68" w:rsidR="009814D4" w:rsidRDefault="005F14C1" w:rsidP="009F4ED6">
      <w:r w:rsidRPr="003941F8">
        <w:t>E.g.</w:t>
      </w:r>
      <w:r w:rsidR="003941F8" w:rsidRPr="003941F8">
        <w:t>: 8 Servers (2RU each) and 2 Switches (1RU each) mounted in a 42RU rack. The Rack Units occupied by the SUT is 8x 2+ 2x1 = 18RU</w:t>
      </w:r>
    </w:p>
    <w:p w14:paraId="02139297" w14:textId="1D7C4525" w:rsidR="003941F8" w:rsidRPr="00836BED" w:rsidRDefault="009814D4" w:rsidP="009F4ED6">
      <w:r w:rsidRPr="00B34E85">
        <w:rPr>
          <w:b/>
        </w:rPr>
        <w:t>Comment</w:t>
      </w:r>
      <w:r>
        <w:t xml:space="preserve">: If </w:t>
      </w:r>
      <w:r w:rsidR="000C41A7">
        <w:t xml:space="preserve">the </w:t>
      </w:r>
      <w:r>
        <w:t xml:space="preserve">SUT </w:t>
      </w:r>
      <w:r w:rsidR="000C41A7">
        <w:t xml:space="preserve">as priced </w:t>
      </w:r>
      <w:r>
        <w:t>does not occupy any Rack Units (for example in a fully virtual L</w:t>
      </w:r>
      <w:r w:rsidR="00722B6E">
        <w:t xml:space="preserve">icensed </w:t>
      </w:r>
      <w:r>
        <w:t>C</w:t>
      </w:r>
      <w:r w:rsidR="00722B6E">
        <w:t xml:space="preserve">ompute </w:t>
      </w:r>
      <w:r>
        <w:t>S</w:t>
      </w:r>
      <w:r w:rsidR="00722B6E">
        <w:t>ervice</w:t>
      </w:r>
      <w:r>
        <w:t xml:space="preserve"> configuration)</w:t>
      </w:r>
      <w:r w:rsidR="003279EF">
        <w:t xml:space="preserve"> then the Total Rack Units </w:t>
      </w:r>
      <w:r w:rsidR="00E04543">
        <w:t>must be reported as</w:t>
      </w:r>
      <w:r w:rsidR="005F6F64">
        <w:t xml:space="preserve"> </w:t>
      </w:r>
      <w:r w:rsidR="00B43DA9">
        <w:t>“</w:t>
      </w:r>
      <w:r w:rsidR="005F6F64">
        <w:t>NA</w:t>
      </w:r>
      <w:r w:rsidR="00B43DA9">
        <w:t>”</w:t>
      </w:r>
      <w:r w:rsidR="00E04543">
        <w:t>.</w:t>
      </w:r>
    </w:p>
    <w:p w14:paraId="5D3F54FF" w14:textId="2E21D49D" w:rsidR="00E705FD" w:rsidRDefault="00A64272" w:rsidP="00A64E1B">
      <w:pPr>
        <w:pStyle w:val="Heading2"/>
        <w:numPr>
          <w:ilvl w:val="1"/>
          <w:numId w:val="33"/>
        </w:numPr>
      </w:pPr>
      <w:bookmarkStart w:id="921" w:name="Xak821589"/>
      <w:bookmarkStart w:id="922" w:name="Rak_Ref394913825"/>
      <w:bookmarkStart w:id="923" w:name="Rak_Ref394913825T"/>
      <w:bookmarkStart w:id="924" w:name="_Toc408228068"/>
      <w:bookmarkStart w:id="925" w:name="_Toc465938836"/>
      <w:bookmarkStart w:id="926" w:name="_Toc465939499"/>
      <w:bookmarkStart w:id="927" w:name="_Toc465940289"/>
      <w:bookmarkStart w:id="928" w:name="_Toc465940383"/>
      <w:bookmarkStart w:id="929" w:name="_Toc465940744"/>
      <w:bookmarkEnd w:id="921"/>
      <w:bookmarkEnd w:id="922"/>
      <w:r>
        <w:t>P</w:t>
      </w:r>
      <w:r w:rsidR="00F5648C" w:rsidRPr="00836BED">
        <w:t>ricing Spreadsheet</w:t>
      </w:r>
      <w:bookmarkEnd w:id="923"/>
      <w:bookmarkEnd w:id="924"/>
      <w:bookmarkEnd w:id="925"/>
      <w:bookmarkEnd w:id="926"/>
      <w:bookmarkEnd w:id="927"/>
      <w:bookmarkEnd w:id="928"/>
      <w:bookmarkEnd w:id="929"/>
    </w:p>
    <w:p w14:paraId="61ACA376" w14:textId="77777777" w:rsidR="00E705FD" w:rsidRPr="00836BED" w:rsidRDefault="00F5648C" w:rsidP="00FB0F2B">
      <w:pPr>
        <w:pStyle w:val="Heading4"/>
        <w:numPr>
          <w:ilvl w:val="2"/>
          <w:numId w:val="33"/>
        </w:numPr>
      </w:pPr>
      <w:r w:rsidRPr="00836BED">
        <w:t>The major categories in the Price Spreadsheet, as appropriate, are:</w:t>
      </w:r>
      <w:r w:rsidR="008F55F0" w:rsidRPr="008F55F0">
        <w:t xml:space="preserve"> </w:t>
      </w:r>
    </w:p>
    <w:p w14:paraId="3707C421" w14:textId="77777777" w:rsidR="002E6C57" w:rsidRDefault="002E6C57" w:rsidP="00ED199C">
      <w:pPr>
        <w:pStyle w:val="ListParagraph"/>
        <w:numPr>
          <w:ilvl w:val="0"/>
          <w:numId w:val="37"/>
        </w:numPr>
      </w:pPr>
      <w:r>
        <w:t>Network(s)</w:t>
      </w:r>
    </w:p>
    <w:p w14:paraId="3FFBECCC" w14:textId="77777777" w:rsidR="00F5648C" w:rsidRPr="00836BED" w:rsidRDefault="002E6C57" w:rsidP="00C171EB">
      <w:pPr>
        <w:pStyle w:val="ListParagraph"/>
        <w:numPr>
          <w:ilvl w:val="0"/>
          <w:numId w:val="37"/>
        </w:numPr>
      </w:pPr>
      <w:r>
        <w:t>Server(s) /Node(s)</w:t>
      </w:r>
    </w:p>
    <w:p w14:paraId="3EB81A89" w14:textId="77777777" w:rsidR="00F5648C" w:rsidRPr="00836BED" w:rsidRDefault="00F5648C">
      <w:pPr>
        <w:pStyle w:val="ListParagraph"/>
        <w:numPr>
          <w:ilvl w:val="0"/>
          <w:numId w:val="37"/>
        </w:numPr>
      </w:pPr>
      <w:r w:rsidRPr="00836BED">
        <w:t>Storage</w:t>
      </w:r>
    </w:p>
    <w:p w14:paraId="37DEDE19" w14:textId="77777777" w:rsidR="00F5648C" w:rsidRPr="00836BED" w:rsidRDefault="00F5648C">
      <w:pPr>
        <w:pStyle w:val="ListParagraph"/>
        <w:numPr>
          <w:ilvl w:val="0"/>
          <w:numId w:val="37"/>
        </w:numPr>
      </w:pPr>
      <w:r w:rsidRPr="00836BED">
        <w:t>Software</w:t>
      </w:r>
    </w:p>
    <w:p w14:paraId="7BFB473C" w14:textId="77777777" w:rsidR="008F55F0" w:rsidRPr="00836BED" w:rsidRDefault="00F5648C" w:rsidP="00FB0F2B">
      <w:pPr>
        <w:pStyle w:val="Heading4"/>
        <w:numPr>
          <w:ilvl w:val="2"/>
          <w:numId w:val="33"/>
        </w:numPr>
      </w:pPr>
      <w:r w:rsidRPr="00836BED">
        <w:t xml:space="preserve">Discounts (may optionally be included with above major category subtotal calculations). </w:t>
      </w:r>
      <w:bookmarkStart w:id="930" w:name="Rak_Ref389551563"/>
      <w:bookmarkStart w:id="931" w:name="Rak_Ref389551563T"/>
      <w:bookmarkEnd w:id="930"/>
    </w:p>
    <w:p w14:paraId="71E8C70C" w14:textId="14645D3F" w:rsidR="008F55F0" w:rsidRDefault="00A64272" w:rsidP="00A64E1B">
      <w:pPr>
        <w:pStyle w:val="Heading2"/>
        <w:numPr>
          <w:ilvl w:val="1"/>
          <w:numId w:val="33"/>
        </w:numPr>
      </w:pPr>
      <w:bookmarkStart w:id="932" w:name="_Toc412039577"/>
      <w:bookmarkStart w:id="933" w:name="_Toc408228069"/>
      <w:bookmarkStart w:id="934" w:name="_Toc465938837"/>
      <w:bookmarkStart w:id="935" w:name="_Toc465939500"/>
      <w:bookmarkStart w:id="936" w:name="_Toc465940290"/>
      <w:bookmarkStart w:id="937" w:name="_Toc465940384"/>
      <w:bookmarkStart w:id="938" w:name="_Toc465940745"/>
      <w:bookmarkEnd w:id="932"/>
      <w:r>
        <w:t>N</w:t>
      </w:r>
      <w:r w:rsidR="00F5648C" w:rsidRPr="00836BED">
        <w:t>umerical Quantities Summary</w:t>
      </w:r>
      <w:bookmarkEnd w:id="931"/>
      <w:bookmarkEnd w:id="933"/>
      <w:bookmarkEnd w:id="934"/>
      <w:bookmarkEnd w:id="935"/>
      <w:bookmarkEnd w:id="936"/>
      <w:bookmarkEnd w:id="937"/>
      <w:bookmarkEnd w:id="938"/>
    </w:p>
    <w:p w14:paraId="0A291A1D" w14:textId="77777777" w:rsidR="008F55F0" w:rsidRPr="00836BED" w:rsidRDefault="00F5648C" w:rsidP="00FB0F2B">
      <w:pPr>
        <w:pStyle w:val="Heading4"/>
        <w:numPr>
          <w:ilvl w:val="2"/>
          <w:numId w:val="33"/>
        </w:numPr>
      </w:pPr>
      <w:r w:rsidRPr="00836BED">
        <w:t xml:space="preserve">The Numerical Quantities Summary page contains </w:t>
      </w:r>
      <w:r w:rsidR="00C42403">
        <w:t>two</w:t>
      </w:r>
      <w:r w:rsidR="00C42403" w:rsidRPr="00836BED">
        <w:t xml:space="preserve"> </w:t>
      </w:r>
      <w:r w:rsidRPr="00836BED">
        <w:t>sets of data, presented in tabular form, detailing the execu</w:t>
      </w:r>
      <w:r w:rsidRPr="00836BED">
        <w:softHyphen/>
        <w:t>tion timings for the reported execution of the performance test. Each set of data should be headed by its given title and clearly separated from the other tables</w:t>
      </w:r>
      <w:bookmarkStart w:id="939" w:name="Xak821623"/>
      <w:bookmarkEnd w:id="939"/>
      <w:r w:rsidR="00CD00FF" w:rsidRPr="00836BED">
        <w:fldChar w:fldCharType="begin"/>
      </w:r>
      <w:r w:rsidRPr="00836BED">
        <w:instrText>xe "Tables"</w:instrText>
      </w:r>
      <w:r w:rsidR="00CD00FF" w:rsidRPr="00836BED">
        <w:fldChar w:fldCharType="end"/>
      </w:r>
      <w:r w:rsidRPr="00836BED">
        <w:t xml:space="preserve">. </w:t>
      </w:r>
    </w:p>
    <w:p w14:paraId="65DB7CA9" w14:textId="77777777" w:rsidR="00F5648C" w:rsidRPr="00836BED" w:rsidRDefault="00F5648C" w:rsidP="002E27AB">
      <w:pPr>
        <w:pStyle w:val="Heading4"/>
        <w:numPr>
          <w:ilvl w:val="2"/>
          <w:numId w:val="40"/>
        </w:numPr>
      </w:pPr>
      <w:r w:rsidRPr="00836BED">
        <w:t>The first section contains measurement results from the benchmark execution. </w:t>
      </w:r>
    </w:p>
    <w:p w14:paraId="304A4D17" w14:textId="77777777" w:rsidR="00A64272" w:rsidRDefault="00A64272" w:rsidP="009C1552"/>
    <w:p w14:paraId="2D7C4233" w14:textId="77777777" w:rsidR="008F772B" w:rsidRDefault="008F772B" w:rsidP="00ED199C">
      <w:pPr>
        <w:pStyle w:val="Caption"/>
        <w:keepNext/>
      </w:pPr>
      <w:bookmarkStart w:id="940" w:name="_Ref408996186"/>
      <w:r w:rsidRPr="000E15E8">
        <w:lastRenderedPageBreak/>
        <w:t>Measurement Result</w:t>
      </w:r>
      <w:r>
        <w:t>s</w:t>
      </w:r>
      <w:r w:rsidRPr="000E15E8">
        <w:t xml:space="preserve"> for Performance Run</w:t>
      </w:r>
      <w:bookmarkEnd w:id="940"/>
    </w:p>
    <w:tbl>
      <w:tblPr>
        <w:tblW w:w="0" w:type="auto"/>
        <w:tblCellMar>
          <w:left w:w="0" w:type="dxa"/>
          <w:right w:w="0" w:type="dxa"/>
        </w:tblCellMar>
        <w:tblLook w:val="0000" w:firstRow="0" w:lastRow="0" w:firstColumn="0" w:lastColumn="0" w:noHBand="0" w:noVBand="0"/>
      </w:tblPr>
      <w:tblGrid>
        <w:gridCol w:w="1721"/>
        <w:gridCol w:w="2097"/>
      </w:tblGrid>
      <w:tr w:rsidR="00F5648C" w:rsidRPr="00836BED" w14:paraId="2BF31D78" w14:textId="77777777" w:rsidTr="00FB0F2B">
        <w:trPr>
          <w:trHeight w:val="520"/>
          <w:tblHeader/>
        </w:trPr>
        <w:tc>
          <w:tcPr>
            <w:tcW w:w="0" w:type="auto"/>
            <w:tcBorders>
              <w:top w:val="single" w:sz="6" w:space="0" w:color="auto"/>
              <w:left w:val="single" w:sz="6" w:space="0" w:color="auto"/>
              <w:bottom w:val="double" w:sz="6" w:space="0" w:color="auto"/>
              <w:right w:val="single" w:sz="6" w:space="0" w:color="auto"/>
            </w:tcBorders>
            <w:vAlign w:val="center"/>
          </w:tcPr>
          <w:p w14:paraId="13046603" w14:textId="77777777" w:rsidR="00F5648C" w:rsidRPr="00ED199C" w:rsidRDefault="00F5648C" w:rsidP="00ED199C">
            <w:pPr>
              <w:pStyle w:val="CellBody"/>
              <w:ind w:left="0"/>
              <w:jc w:val="center"/>
              <w:rPr>
                <w:b/>
              </w:rPr>
            </w:pPr>
            <w:r w:rsidRPr="00ED199C">
              <w:rPr>
                <w:b/>
              </w:rPr>
              <w:t>Item Title</w:t>
            </w:r>
          </w:p>
        </w:tc>
        <w:tc>
          <w:tcPr>
            <w:tcW w:w="0" w:type="auto"/>
            <w:tcBorders>
              <w:top w:val="single" w:sz="6" w:space="0" w:color="auto"/>
              <w:left w:val="nil"/>
              <w:bottom w:val="double" w:sz="6" w:space="0" w:color="auto"/>
              <w:right w:val="single" w:sz="6" w:space="0" w:color="auto"/>
            </w:tcBorders>
            <w:vAlign w:val="center"/>
          </w:tcPr>
          <w:p w14:paraId="2ACA3F82" w14:textId="77777777" w:rsidR="00F5648C" w:rsidRPr="00C171EB" w:rsidRDefault="00F5648C" w:rsidP="00C171EB">
            <w:pPr>
              <w:pStyle w:val="CellBody"/>
              <w:ind w:left="0"/>
              <w:jc w:val="center"/>
              <w:rPr>
                <w:b/>
              </w:rPr>
            </w:pPr>
            <w:r w:rsidRPr="00C171EB">
              <w:rPr>
                <w:b/>
              </w:rPr>
              <w:t>Precision</w:t>
            </w:r>
          </w:p>
        </w:tc>
      </w:tr>
      <w:tr w:rsidR="00F5648C" w:rsidRPr="00836BED" w14:paraId="24EA63F4" w14:textId="77777777" w:rsidTr="00FB0F2B">
        <w:trPr>
          <w:trHeight w:val="440"/>
        </w:trPr>
        <w:tc>
          <w:tcPr>
            <w:tcW w:w="0" w:type="auto"/>
            <w:tcBorders>
              <w:top w:val="nil"/>
              <w:left w:val="single" w:sz="6" w:space="0" w:color="auto"/>
              <w:bottom w:val="single" w:sz="6" w:space="0" w:color="auto"/>
              <w:right w:val="single" w:sz="6" w:space="0" w:color="auto"/>
            </w:tcBorders>
          </w:tcPr>
          <w:p w14:paraId="28BE43C3" w14:textId="77777777" w:rsidR="00F5648C" w:rsidRPr="00ED199C" w:rsidRDefault="00F5648C" w:rsidP="00ED199C">
            <w:pPr>
              <w:pStyle w:val="CellBody"/>
              <w:ind w:left="0"/>
              <w:rPr>
                <w:sz w:val="20"/>
              </w:rPr>
            </w:pPr>
            <w:r w:rsidRPr="00ED199C">
              <w:rPr>
                <w:sz w:val="20"/>
              </w:rPr>
              <w:t>Scale Factor</w:t>
            </w:r>
          </w:p>
        </w:tc>
        <w:tc>
          <w:tcPr>
            <w:tcW w:w="0" w:type="auto"/>
            <w:tcBorders>
              <w:top w:val="nil"/>
              <w:left w:val="nil"/>
              <w:bottom w:val="single" w:sz="6" w:space="0" w:color="auto"/>
              <w:right w:val="single" w:sz="6" w:space="0" w:color="auto"/>
            </w:tcBorders>
          </w:tcPr>
          <w:p w14:paraId="263A480A" w14:textId="77777777" w:rsidR="00F5648C" w:rsidRPr="00C171EB" w:rsidRDefault="00F5648C" w:rsidP="00C171EB">
            <w:pPr>
              <w:pStyle w:val="CellBody"/>
              <w:ind w:left="0"/>
              <w:rPr>
                <w:sz w:val="20"/>
              </w:rPr>
            </w:pPr>
            <w:r w:rsidRPr="00C171EB">
              <w:rPr>
                <w:sz w:val="20"/>
              </w:rPr>
              <w:t>1</w:t>
            </w:r>
          </w:p>
        </w:tc>
      </w:tr>
      <w:tr w:rsidR="00F012FF" w:rsidRPr="00836BED" w14:paraId="132FDB14" w14:textId="77777777" w:rsidTr="00FB0F2B">
        <w:trPr>
          <w:trHeight w:val="440"/>
        </w:trPr>
        <w:tc>
          <w:tcPr>
            <w:tcW w:w="0" w:type="auto"/>
            <w:tcBorders>
              <w:top w:val="nil"/>
              <w:left w:val="single" w:sz="6" w:space="0" w:color="auto"/>
              <w:bottom w:val="single" w:sz="6" w:space="0" w:color="auto"/>
              <w:right w:val="single" w:sz="6" w:space="0" w:color="auto"/>
            </w:tcBorders>
          </w:tcPr>
          <w:p w14:paraId="4F094395" w14:textId="77777777" w:rsidR="00F012FF" w:rsidRPr="00ED199C" w:rsidRDefault="00F012FF" w:rsidP="00ED199C">
            <w:pPr>
              <w:pStyle w:val="CellBody"/>
              <w:ind w:left="0"/>
              <w:rPr>
                <w:sz w:val="20"/>
              </w:rPr>
            </w:pPr>
            <w:r w:rsidRPr="00ED199C">
              <w:rPr>
                <w:sz w:val="20"/>
              </w:rPr>
              <w:t>Run Start Time</w:t>
            </w:r>
          </w:p>
        </w:tc>
        <w:tc>
          <w:tcPr>
            <w:tcW w:w="0" w:type="auto"/>
            <w:tcBorders>
              <w:top w:val="nil"/>
              <w:left w:val="nil"/>
              <w:bottom w:val="single" w:sz="6" w:space="0" w:color="auto"/>
              <w:right w:val="single" w:sz="6" w:space="0" w:color="auto"/>
            </w:tcBorders>
          </w:tcPr>
          <w:p w14:paraId="317290F5" w14:textId="77777777" w:rsidR="00F012FF" w:rsidRPr="00C171EB" w:rsidRDefault="00F012FF" w:rsidP="00C171EB">
            <w:pPr>
              <w:pStyle w:val="CellBody"/>
              <w:ind w:left="0"/>
              <w:rPr>
                <w:sz w:val="20"/>
              </w:rPr>
            </w:pPr>
            <w:r w:rsidRPr="00C171EB">
              <w:rPr>
                <w:sz w:val="20"/>
              </w:rPr>
              <w:t>yyyy-mm-dd hh:mm:ss</w:t>
            </w:r>
          </w:p>
        </w:tc>
      </w:tr>
      <w:tr w:rsidR="00F012FF" w:rsidRPr="00836BED" w14:paraId="11D94036" w14:textId="77777777" w:rsidTr="00FB0F2B">
        <w:trPr>
          <w:trHeight w:val="440"/>
        </w:trPr>
        <w:tc>
          <w:tcPr>
            <w:tcW w:w="0" w:type="auto"/>
            <w:tcBorders>
              <w:top w:val="nil"/>
              <w:left w:val="single" w:sz="6" w:space="0" w:color="auto"/>
              <w:bottom w:val="single" w:sz="6" w:space="0" w:color="auto"/>
              <w:right w:val="single" w:sz="6" w:space="0" w:color="auto"/>
            </w:tcBorders>
          </w:tcPr>
          <w:p w14:paraId="2DF43A1A" w14:textId="77777777" w:rsidR="00F012FF" w:rsidRPr="00ED199C" w:rsidRDefault="00F012FF" w:rsidP="00ED199C">
            <w:pPr>
              <w:pStyle w:val="CellBody"/>
              <w:ind w:left="0"/>
              <w:rPr>
                <w:sz w:val="20"/>
              </w:rPr>
            </w:pPr>
            <w:r w:rsidRPr="00ED199C">
              <w:rPr>
                <w:sz w:val="20"/>
              </w:rPr>
              <w:t>Run End Time</w:t>
            </w:r>
          </w:p>
        </w:tc>
        <w:tc>
          <w:tcPr>
            <w:tcW w:w="0" w:type="auto"/>
            <w:tcBorders>
              <w:top w:val="nil"/>
              <w:left w:val="nil"/>
              <w:bottom w:val="single" w:sz="6" w:space="0" w:color="auto"/>
              <w:right w:val="single" w:sz="6" w:space="0" w:color="auto"/>
            </w:tcBorders>
          </w:tcPr>
          <w:p w14:paraId="0D65B4E4" w14:textId="77777777" w:rsidR="00F012FF" w:rsidRPr="00C171EB" w:rsidRDefault="00F012FF" w:rsidP="00C171EB">
            <w:pPr>
              <w:pStyle w:val="CellBody"/>
              <w:ind w:left="0"/>
              <w:rPr>
                <w:sz w:val="20"/>
              </w:rPr>
            </w:pPr>
            <w:r w:rsidRPr="00C171EB">
              <w:rPr>
                <w:sz w:val="20"/>
              </w:rPr>
              <w:t>yyyy-mm-dd hh:mm:ss</w:t>
            </w:r>
          </w:p>
        </w:tc>
      </w:tr>
      <w:tr w:rsidR="00F012FF" w:rsidRPr="00836BED" w14:paraId="5D29B172" w14:textId="77777777" w:rsidTr="00FB0F2B">
        <w:trPr>
          <w:trHeight w:val="440"/>
        </w:trPr>
        <w:tc>
          <w:tcPr>
            <w:tcW w:w="0" w:type="auto"/>
            <w:tcBorders>
              <w:top w:val="nil"/>
              <w:left w:val="single" w:sz="6" w:space="0" w:color="auto"/>
              <w:bottom w:val="single" w:sz="6" w:space="0" w:color="auto"/>
              <w:right w:val="single" w:sz="6" w:space="0" w:color="auto"/>
            </w:tcBorders>
          </w:tcPr>
          <w:p w14:paraId="5680FFA1" w14:textId="77777777" w:rsidR="00F012FF" w:rsidRPr="00ED199C" w:rsidRDefault="00F012FF" w:rsidP="00ED199C">
            <w:pPr>
              <w:pStyle w:val="CellBody"/>
              <w:ind w:left="0"/>
              <w:rPr>
                <w:sz w:val="20"/>
              </w:rPr>
            </w:pPr>
            <w:r w:rsidRPr="00ED199C">
              <w:rPr>
                <w:sz w:val="20"/>
              </w:rPr>
              <w:t>Run Elapsed Time</w:t>
            </w:r>
          </w:p>
        </w:tc>
        <w:tc>
          <w:tcPr>
            <w:tcW w:w="0" w:type="auto"/>
            <w:tcBorders>
              <w:top w:val="nil"/>
              <w:left w:val="nil"/>
              <w:bottom w:val="single" w:sz="6" w:space="0" w:color="auto"/>
              <w:right w:val="single" w:sz="6" w:space="0" w:color="auto"/>
            </w:tcBorders>
          </w:tcPr>
          <w:p w14:paraId="2DDB9D2E" w14:textId="77777777" w:rsidR="00F012FF" w:rsidRPr="00C171EB" w:rsidRDefault="00F012FF" w:rsidP="00C171EB">
            <w:pPr>
              <w:pStyle w:val="CellBody"/>
              <w:ind w:left="0"/>
              <w:rPr>
                <w:sz w:val="20"/>
              </w:rPr>
            </w:pPr>
            <w:r w:rsidRPr="00C171EB">
              <w:rPr>
                <w:sz w:val="20"/>
              </w:rPr>
              <w:t>ss.sss</w:t>
            </w:r>
          </w:p>
        </w:tc>
      </w:tr>
      <w:tr w:rsidR="00F5648C" w:rsidRPr="00836BED" w14:paraId="142ADD8A" w14:textId="77777777" w:rsidTr="00FB0F2B">
        <w:trPr>
          <w:trHeight w:val="440"/>
        </w:trPr>
        <w:tc>
          <w:tcPr>
            <w:tcW w:w="0" w:type="auto"/>
            <w:tcBorders>
              <w:top w:val="nil"/>
              <w:left w:val="single" w:sz="6" w:space="0" w:color="auto"/>
              <w:bottom w:val="single" w:sz="6" w:space="0" w:color="auto"/>
              <w:right w:val="single" w:sz="6" w:space="0" w:color="auto"/>
            </w:tcBorders>
          </w:tcPr>
          <w:p w14:paraId="2389440C" w14:textId="77777777" w:rsidR="00F5648C" w:rsidRPr="00ED199C" w:rsidRDefault="00F5648C" w:rsidP="00ED199C">
            <w:pPr>
              <w:pStyle w:val="CellBody"/>
              <w:ind w:left="0"/>
              <w:rPr>
                <w:sz w:val="20"/>
              </w:rPr>
            </w:pPr>
            <w:r w:rsidRPr="00ED199C">
              <w:rPr>
                <w:sz w:val="20"/>
              </w:rPr>
              <w:t>Start of HSGen</w:t>
            </w:r>
          </w:p>
        </w:tc>
        <w:tc>
          <w:tcPr>
            <w:tcW w:w="0" w:type="auto"/>
            <w:tcBorders>
              <w:top w:val="nil"/>
              <w:left w:val="nil"/>
              <w:bottom w:val="single" w:sz="6" w:space="0" w:color="auto"/>
              <w:right w:val="single" w:sz="6" w:space="0" w:color="auto"/>
            </w:tcBorders>
          </w:tcPr>
          <w:p w14:paraId="64044DD5" w14:textId="77777777" w:rsidR="00F5648C" w:rsidRPr="00C171EB" w:rsidRDefault="00F5648C" w:rsidP="00C171EB">
            <w:pPr>
              <w:pStyle w:val="CellBody"/>
              <w:ind w:left="0"/>
              <w:rPr>
                <w:sz w:val="20"/>
              </w:rPr>
            </w:pPr>
            <w:r w:rsidRPr="00C171EB">
              <w:rPr>
                <w:sz w:val="20"/>
              </w:rPr>
              <w:t>yyyy-mm-dd hh:mm:ss</w:t>
            </w:r>
          </w:p>
        </w:tc>
      </w:tr>
      <w:tr w:rsidR="00F5648C" w:rsidRPr="00836BED" w14:paraId="6A61A773" w14:textId="77777777" w:rsidTr="00FB0F2B">
        <w:trPr>
          <w:trHeight w:val="440"/>
        </w:trPr>
        <w:tc>
          <w:tcPr>
            <w:tcW w:w="0" w:type="auto"/>
            <w:tcBorders>
              <w:top w:val="nil"/>
              <w:left w:val="single" w:sz="6" w:space="0" w:color="auto"/>
              <w:bottom w:val="single" w:sz="6" w:space="0" w:color="auto"/>
              <w:right w:val="single" w:sz="6" w:space="0" w:color="auto"/>
            </w:tcBorders>
          </w:tcPr>
          <w:p w14:paraId="4B81C5F5" w14:textId="77777777" w:rsidR="00F5648C" w:rsidRPr="00ED199C" w:rsidRDefault="00F5648C" w:rsidP="00ED199C">
            <w:pPr>
              <w:pStyle w:val="CellBody"/>
              <w:ind w:left="0"/>
              <w:rPr>
                <w:sz w:val="20"/>
              </w:rPr>
            </w:pPr>
            <w:r w:rsidRPr="00ED199C">
              <w:rPr>
                <w:sz w:val="20"/>
              </w:rPr>
              <w:t>End of HSGen</w:t>
            </w:r>
          </w:p>
        </w:tc>
        <w:tc>
          <w:tcPr>
            <w:tcW w:w="0" w:type="auto"/>
            <w:tcBorders>
              <w:top w:val="nil"/>
              <w:left w:val="nil"/>
              <w:bottom w:val="single" w:sz="6" w:space="0" w:color="auto"/>
              <w:right w:val="single" w:sz="6" w:space="0" w:color="auto"/>
            </w:tcBorders>
          </w:tcPr>
          <w:p w14:paraId="4C942524" w14:textId="77777777" w:rsidR="00F5648C" w:rsidRPr="00C171EB" w:rsidRDefault="00F5648C" w:rsidP="00C171EB">
            <w:pPr>
              <w:pStyle w:val="CellBody"/>
              <w:ind w:left="0"/>
              <w:rPr>
                <w:sz w:val="20"/>
              </w:rPr>
            </w:pPr>
            <w:r w:rsidRPr="00C171EB">
              <w:rPr>
                <w:sz w:val="20"/>
              </w:rPr>
              <w:t>yyyy-mm-dd hh:mm:ss</w:t>
            </w:r>
          </w:p>
        </w:tc>
      </w:tr>
      <w:tr w:rsidR="00F5648C" w:rsidRPr="00836BED" w14:paraId="4986DC47" w14:textId="77777777" w:rsidTr="00FB0F2B">
        <w:trPr>
          <w:trHeight w:val="440"/>
        </w:trPr>
        <w:tc>
          <w:tcPr>
            <w:tcW w:w="0" w:type="auto"/>
            <w:tcBorders>
              <w:top w:val="nil"/>
              <w:left w:val="single" w:sz="6" w:space="0" w:color="auto"/>
              <w:bottom w:val="single" w:sz="6" w:space="0" w:color="auto"/>
              <w:right w:val="single" w:sz="6" w:space="0" w:color="auto"/>
            </w:tcBorders>
          </w:tcPr>
          <w:p w14:paraId="3F61CAA8" w14:textId="77777777" w:rsidR="00F5648C" w:rsidRPr="00ED199C" w:rsidRDefault="00F5648C" w:rsidP="00ED199C">
            <w:pPr>
              <w:pStyle w:val="CellBody"/>
              <w:ind w:left="0"/>
              <w:rPr>
                <w:sz w:val="20"/>
              </w:rPr>
            </w:pPr>
            <w:r w:rsidRPr="00ED199C">
              <w:rPr>
                <w:sz w:val="20"/>
              </w:rPr>
              <w:t xml:space="preserve">HSGen Time </w:t>
            </w:r>
          </w:p>
        </w:tc>
        <w:tc>
          <w:tcPr>
            <w:tcW w:w="0" w:type="auto"/>
            <w:tcBorders>
              <w:top w:val="nil"/>
              <w:left w:val="nil"/>
              <w:bottom w:val="single" w:sz="6" w:space="0" w:color="auto"/>
              <w:right w:val="single" w:sz="6" w:space="0" w:color="auto"/>
            </w:tcBorders>
          </w:tcPr>
          <w:p w14:paraId="25A86DBE" w14:textId="77777777" w:rsidR="00F5648C" w:rsidRPr="0040358B" w:rsidRDefault="00F5648C" w:rsidP="00C171EB">
            <w:pPr>
              <w:pStyle w:val="CellBody"/>
              <w:ind w:left="0"/>
              <w:rPr>
                <w:sz w:val="20"/>
              </w:rPr>
            </w:pPr>
            <w:r w:rsidRPr="00C171EB">
              <w:rPr>
                <w:sz w:val="20"/>
              </w:rPr>
              <w:t>s</w:t>
            </w:r>
            <w:r w:rsidR="00F012FF" w:rsidRPr="00C171EB">
              <w:rPr>
                <w:sz w:val="20"/>
              </w:rPr>
              <w:t>s.sss</w:t>
            </w:r>
          </w:p>
        </w:tc>
      </w:tr>
      <w:tr w:rsidR="00F5648C" w:rsidRPr="00836BED" w14:paraId="433A54BE" w14:textId="77777777" w:rsidTr="00FB0F2B">
        <w:trPr>
          <w:trHeight w:val="440"/>
        </w:trPr>
        <w:tc>
          <w:tcPr>
            <w:tcW w:w="0" w:type="auto"/>
            <w:tcBorders>
              <w:top w:val="nil"/>
              <w:left w:val="single" w:sz="6" w:space="0" w:color="auto"/>
              <w:bottom w:val="single" w:sz="6" w:space="0" w:color="auto"/>
              <w:right w:val="single" w:sz="6" w:space="0" w:color="auto"/>
            </w:tcBorders>
          </w:tcPr>
          <w:p w14:paraId="55BD69DB" w14:textId="77777777" w:rsidR="00F5648C" w:rsidRPr="00ED199C" w:rsidRDefault="00F5648C" w:rsidP="00ED199C">
            <w:pPr>
              <w:pStyle w:val="CellBody"/>
              <w:ind w:left="0"/>
              <w:rPr>
                <w:sz w:val="20"/>
              </w:rPr>
            </w:pPr>
            <w:r w:rsidRPr="00ED199C">
              <w:rPr>
                <w:sz w:val="20"/>
              </w:rPr>
              <w:t>Start of HSSort</w:t>
            </w:r>
          </w:p>
        </w:tc>
        <w:tc>
          <w:tcPr>
            <w:tcW w:w="0" w:type="auto"/>
            <w:tcBorders>
              <w:top w:val="nil"/>
              <w:left w:val="nil"/>
              <w:bottom w:val="single" w:sz="6" w:space="0" w:color="auto"/>
              <w:right w:val="single" w:sz="6" w:space="0" w:color="auto"/>
            </w:tcBorders>
          </w:tcPr>
          <w:p w14:paraId="5E92DD22" w14:textId="77777777" w:rsidR="00F5648C" w:rsidRPr="00C171EB" w:rsidRDefault="00F5648C" w:rsidP="00C171EB">
            <w:pPr>
              <w:pStyle w:val="CellBody"/>
              <w:ind w:left="0"/>
              <w:rPr>
                <w:sz w:val="20"/>
              </w:rPr>
            </w:pPr>
            <w:r w:rsidRPr="00C171EB">
              <w:rPr>
                <w:sz w:val="20"/>
              </w:rPr>
              <w:t>yyyy-mm-dd hh:mm:ss</w:t>
            </w:r>
          </w:p>
        </w:tc>
      </w:tr>
      <w:tr w:rsidR="00F5648C" w:rsidRPr="00836BED" w14:paraId="1E9880B4" w14:textId="77777777" w:rsidTr="00FB0F2B">
        <w:trPr>
          <w:trHeight w:val="440"/>
        </w:trPr>
        <w:tc>
          <w:tcPr>
            <w:tcW w:w="0" w:type="auto"/>
            <w:tcBorders>
              <w:top w:val="nil"/>
              <w:left w:val="single" w:sz="6" w:space="0" w:color="auto"/>
              <w:bottom w:val="single" w:sz="6" w:space="0" w:color="auto"/>
              <w:right w:val="single" w:sz="6" w:space="0" w:color="auto"/>
            </w:tcBorders>
          </w:tcPr>
          <w:p w14:paraId="2FD1CC60" w14:textId="77777777" w:rsidR="00F5648C" w:rsidRPr="00ED199C" w:rsidRDefault="00F5648C" w:rsidP="00ED199C">
            <w:pPr>
              <w:pStyle w:val="CellBody"/>
              <w:ind w:left="0"/>
              <w:rPr>
                <w:sz w:val="20"/>
              </w:rPr>
            </w:pPr>
            <w:r w:rsidRPr="00ED199C">
              <w:rPr>
                <w:sz w:val="20"/>
              </w:rPr>
              <w:t>End of HSSort</w:t>
            </w:r>
          </w:p>
        </w:tc>
        <w:tc>
          <w:tcPr>
            <w:tcW w:w="0" w:type="auto"/>
            <w:tcBorders>
              <w:top w:val="nil"/>
              <w:left w:val="nil"/>
              <w:bottom w:val="single" w:sz="6" w:space="0" w:color="auto"/>
              <w:right w:val="single" w:sz="6" w:space="0" w:color="auto"/>
            </w:tcBorders>
          </w:tcPr>
          <w:p w14:paraId="1E9A4011" w14:textId="77777777" w:rsidR="00F5648C" w:rsidRPr="00C171EB" w:rsidRDefault="00F5648C" w:rsidP="00C171EB">
            <w:pPr>
              <w:pStyle w:val="CellBody"/>
              <w:ind w:left="0"/>
              <w:rPr>
                <w:sz w:val="20"/>
              </w:rPr>
            </w:pPr>
            <w:r w:rsidRPr="00C171EB">
              <w:rPr>
                <w:sz w:val="20"/>
              </w:rPr>
              <w:t>yyyy-mm-dd hh:mm:ss</w:t>
            </w:r>
          </w:p>
        </w:tc>
      </w:tr>
      <w:tr w:rsidR="00F5648C" w:rsidRPr="00836BED" w14:paraId="4BB394B3" w14:textId="77777777" w:rsidTr="00FB0F2B">
        <w:trPr>
          <w:trHeight w:val="440"/>
        </w:trPr>
        <w:tc>
          <w:tcPr>
            <w:tcW w:w="0" w:type="auto"/>
            <w:tcBorders>
              <w:top w:val="nil"/>
              <w:left w:val="single" w:sz="6" w:space="0" w:color="auto"/>
              <w:bottom w:val="single" w:sz="6" w:space="0" w:color="auto"/>
              <w:right w:val="single" w:sz="6" w:space="0" w:color="auto"/>
            </w:tcBorders>
          </w:tcPr>
          <w:p w14:paraId="5B8E3987" w14:textId="77777777" w:rsidR="00F5648C" w:rsidRPr="00ED199C" w:rsidRDefault="00F5648C" w:rsidP="00ED199C">
            <w:pPr>
              <w:pStyle w:val="CellBody"/>
              <w:ind w:left="0"/>
              <w:jc w:val="both"/>
              <w:rPr>
                <w:sz w:val="20"/>
              </w:rPr>
            </w:pPr>
            <w:r w:rsidRPr="00ED199C">
              <w:rPr>
                <w:sz w:val="20"/>
              </w:rPr>
              <w:t xml:space="preserve">HSSort Time </w:t>
            </w:r>
          </w:p>
        </w:tc>
        <w:tc>
          <w:tcPr>
            <w:tcW w:w="0" w:type="auto"/>
            <w:tcBorders>
              <w:top w:val="nil"/>
              <w:left w:val="nil"/>
              <w:bottom w:val="single" w:sz="6" w:space="0" w:color="auto"/>
              <w:right w:val="single" w:sz="6" w:space="0" w:color="auto"/>
            </w:tcBorders>
          </w:tcPr>
          <w:p w14:paraId="7A41DC76" w14:textId="77777777" w:rsidR="00F5648C" w:rsidRPr="00C171EB" w:rsidRDefault="00F012FF" w:rsidP="00C171EB">
            <w:pPr>
              <w:pStyle w:val="CellBody"/>
              <w:ind w:left="0"/>
              <w:jc w:val="both"/>
              <w:rPr>
                <w:sz w:val="20"/>
              </w:rPr>
            </w:pPr>
            <w:r w:rsidRPr="00C171EB">
              <w:rPr>
                <w:sz w:val="20"/>
              </w:rPr>
              <w:t>ss.sss</w:t>
            </w:r>
          </w:p>
        </w:tc>
      </w:tr>
      <w:tr w:rsidR="00F5648C" w:rsidRPr="00836BED" w14:paraId="0DE18580" w14:textId="77777777" w:rsidTr="00FB0F2B">
        <w:trPr>
          <w:trHeight w:val="440"/>
        </w:trPr>
        <w:tc>
          <w:tcPr>
            <w:tcW w:w="0" w:type="auto"/>
            <w:tcBorders>
              <w:top w:val="nil"/>
              <w:left w:val="single" w:sz="6" w:space="0" w:color="auto"/>
              <w:bottom w:val="single" w:sz="6" w:space="0" w:color="auto"/>
              <w:right w:val="single" w:sz="6" w:space="0" w:color="auto"/>
            </w:tcBorders>
          </w:tcPr>
          <w:p w14:paraId="435C7E5B" w14:textId="77777777" w:rsidR="00F5648C" w:rsidRPr="00ED199C" w:rsidRDefault="00F5648C" w:rsidP="00ED199C">
            <w:pPr>
              <w:pStyle w:val="CellBody"/>
              <w:ind w:left="0"/>
              <w:jc w:val="both"/>
              <w:rPr>
                <w:sz w:val="20"/>
              </w:rPr>
            </w:pPr>
            <w:r w:rsidRPr="00ED199C">
              <w:rPr>
                <w:sz w:val="20"/>
              </w:rPr>
              <w:t>Start of HSValidate</w:t>
            </w:r>
          </w:p>
        </w:tc>
        <w:tc>
          <w:tcPr>
            <w:tcW w:w="0" w:type="auto"/>
            <w:tcBorders>
              <w:top w:val="nil"/>
              <w:left w:val="nil"/>
              <w:bottom w:val="single" w:sz="6" w:space="0" w:color="auto"/>
              <w:right w:val="single" w:sz="6" w:space="0" w:color="auto"/>
            </w:tcBorders>
          </w:tcPr>
          <w:p w14:paraId="4E682F0B" w14:textId="77777777" w:rsidR="00F5648C" w:rsidRPr="00C171EB" w:rsidRDefault="00F5648C" w:rsidP="00C171EB">
            <w:pPr>
              <w:pStyle w:val="CellBody"/>
              <w:ind w:left="0"/>
              <w:jc w:val="both"/>
              <w:rPr>
                <w:sz w:val="20"/>
              </w:rPr>
            </w:pPr>
            <w:r w:rsidRPr="00C171EB">
              <w:rPr>
                <w:sz w:val="20"/>
              </w:rPr>
              <w:t>yyyy-mm-dd hh:mm:ss</w:t>
            </w:r>
          </w:p>
        </w:tc>
      </w:tr>
      <w:tr w:rsidR="00F5648C" w:rsidRPr="00836BED" w14:paraId="199E85B1" w14:textId="77777777" w:rsidTr="00FB0F2B">
        <w:trPr>
          <w:trHeight w:val="440"/>
        </w:trPr>
        <w:tc>
          <w:tcPr>
            <w:tcW w:w="0" w:type="auto"/>
            <w:tcBorders>
              <w:top w:val="nil"/>
              <w:left w:val="single" w:sz="6" w:space="0" w:color="auto"/>
              <w:bottom w:val="single" w:sz="6" w:space="0" w:color="auto"/>
              <w:right w:val="single" w:sz="6" w:space="0" w:color="auto"/>
            </w:tcBorders>
          </w:tcPr>
          <w:p w14:paraId="1FCB4470" w14:textId="77777777" w:rsidR="00F5648C" w:rsidRPr="00ED199C" w:rsidRDefault="00F5648C" w:rsidP="00ED199C">
            <w:pPr>
              <w:pStyle w:val="CellBody"/>
              <w:ind w:left="0"/>
              <w:jc w:val="both"/>
              <w:rPr>
                <w:sz w:val="20"/>
              </w:rPr>
            </w:pPr>
            <w:r w:rsidRPr="00ED199C">
              <w:rPr>
                <w:sz w:val="20"/>
              </w:rPr>
              <w:t>End of HSValidate</w:t>
            </w:r>
          </w:p>
        </w:tc>
        <w:tc>
          <w:tcPr>
            <w:tcW w:w="0" w:type="auto"/>
            <w:tcBorders>
              <w:top w:val="nil"/>
              <w:left w:val="nil"/>
              <w:bottom w:val="single" w:sz="6" w:space="0" w:color="auto"/>
              <w:right w:val="single" w:sz="6" w:space="0" w:color="auto"/>
            </w:tcBorders>
          </w:tcPr>
          <w:p w14:paraId="540D345C" w14:textId="77777777" w:rsidR="00F5648C" w:rsidRPr="00C171EB" w:rsidRDefault="00F5648C" w:rsidP="00C171EB">
            <w:pPr>
              <w:pStyle w:val="CellBody"/>
              <w:ind w:left="0"/>
              <w:jc w:val="both"/>
              <w:rPr>
                <w:sz w:val="20"/>
              </w:rPr>
            </w:pPr>
            <w:r w:rsidRPr="00C171EB">
              <w:rPr>
                <w:sz w:val="20"/>
              </w:rPr>
              <w:t>yyyy-mm-dd hh:mm:ss</w:t>
            </w:r>
          </w:p>
        </w:tc>
      </w:tr>
      <w:tr w:rsidR="00F5648C" w:rsidRPr="00836BED" w14:paraId="0AE8A3A7" w14:textId="77777777" w:rsidTr="00FB0F2B">
        <w:trPr>
          <w:trHeight w:val="440"/>
        </w:trPr>
        <w:tc>
          <w:tcPr>
            <w:tcW w:w="0" w:type="auto"/>
            <w:tcBorders>
              <w:top w:val="nil"/>
              <w:left w:val="single" w:sz="6" w:space="0" w:color="auto"/>
              <w:bottom w:val="single" w:sz="6" w:space="0" w:color="auto"/>
              <w:right w:val="single" w:sz="6" w:space="0" w:color="auto"/>
            </w:tcBorders>
          </w:tcPr>
          <w:p w14:paraId="717B89BA" w14:textId="77777777" w:rsidR="00F5648C" w:rsidRPr="00ED199C" w:rsidRDefault="00F5648C" w:rsidP="00ED199C">
            <w:pPr>
              <w:pStyle w:val="CellBody"/>
              <w:ind w:left="0"/>
              <w:jc w:val="both"/>
              <w:rPr>
                <w:sz w:val="20"/>
              </w:rPr>
            </w:pPr>
            <w:r w:rsidRPr="00ED199C">
              <w:rPr>
                <w:sz w:val="20"/>
              </w:rPr>
              <w:t xml:space="preserve">HSValidate Time </w:t>
            </w:r>
          </w:p>
        </w:tc>
        <w:tc>
          <w:tcPr>
            <w:tcW w:w="0" w:type="auto"/>
            <w:tcBorders>
              <w:top w:val="nil"/>
              <w:left w:val="nil"/>
              <w:bottom w:val="single" w:sz="6" w:space="0" w:color="auto"/>
              <w:right w:val="single" w:sz="6" w:space="0" w:color="auto"/>
            </w:tcBorders>
          </w:tcPr>
          <w:p w14:paraId="2B5F87C7" w14:textId="77777777" w:rsidR="00F5648C" w:rsidRPr="00C171EB" w:rsidRDefault="00F012FF" w:rsidP="00C171EB">
            <w:pPr>
              <w:pStyle w:val="CellBody"/>
              <w:ind w:left="0"/>
              <w:jc w:val="both"/>
              <w:rPr>
                <w:sz w:val="20"/>
              </w:rPr>
            </w:pPr>
            <w:r w:rsidRPr="00C171EB">
              <w:rPr>
                <w:sz w:val="20"/>
              </w:rPr>
              <w:t>ss.sss</w:t>
            </w:r>
          </w:p>
        </w:tc>
      </w:tr>
    </w:tbl>
    <w:p w14:paraId="19DB06A7" w14:textId="77777777" w:rsidR="00A64272" w:rsidRDefault="00A64272" w:rsidP="0003160F"/>
    <w:p w14:paraId="029AE500" w14:textId="77777777" w:rsidR="00F5648C" w:rsidRPr="00836BED" w:rsidRDefault="00A64272" w:rsidP="002E27AB">
      <w:pPr>
        <w:pStyle w:val="ListParagraph"/>
        <w:numPr>
          <w:ilvl w:val="2"/>
          <w:numId w:val="40"/>
        </w:numPr>
      </w:pPr>
      <w:r>
        <w:t xml:space="preserve">Second section contains the measurement result for </w:t>
      </w:r>
      <w:r w:rsidR="00E705FD">
        <w:t xml:space="preserve">the </w:t>
      </w:r>
      <w:r w:rsidRPr="00365EB2">
        <w:rPr>
          <w:b/>
        </w:rPr>
        <w:t>repeatability run</w:t>
      </w:r>
      <w:r>
        <w:t>.</w:t>
      </w:r>
      <w:r w:rsidR="003562FC">
        <w:t xml:space="preserve"> See </w:t>
      </w:r>
      <w:r w:rsidR="00CD00FF">
        <w:fldChar w:fldCharType="begin"/>
      </w:r>
      <w:r w:rsidR="00922ACF">
        <w:instrText xml:space="preserve"> REF _Ref408996186 \r \h </w:instrText>
      </w:r>
      <w:r w:rsidR="00CD00FF">
        <w:fldChar w:fldCharType="separate"/>
      </w:r>
      <w:r w:rsidR="00922ACF">
        <w:t xml:space="preserve">Table 8 </w:t>
      </w:r>
      <w:r w:rsidR="00CD00FF">
        <w:fldChar w:fldCharType="end"/>
      </w:r>
      <w:r w:rsidR="003562FC">
        <w:t xml:space="preserve">for contents and </w:t>
      </w:r>
      <w:r w:rsidR="00B506EB">
        <w:t>precision.</w:t>
      </w:r>
      <w:r>
        <w:t xml:space="preserve"> </w:t>
      </w:r>
      <w:r w:rsidR="00F5648C" w:rsidRPr="00836BED">
        <w:t> </w:t>
      </w:r>
    </w:p>
    <w:p w14:paraId="0B4FEA8C" w14:textId="5C63B86A" w:rsidR="00E705FD" w:rsidRDefault="00F5648C" w:rsidP="00A64E1B">
      <w:pPr>
        <w:pStyle w:val="Heading2"/>
        <w:numPr>
          <w:ilvl w:val="1"/>
          <w:numId w:val="33"/>
        </w:numPr>
      </w:pPr>
      <w:bookmarkStart w:id="941" w:name="_Toc412039579"/>
      <w:bookmarkStart w:id="942" w:name="_Toc412039580"/>
      <w:bookmarkStart w:id="943" w:name="_Toc408228070"/>
      <w:bookmarkStart w:id="944" w:name="_Toc465938838"/>
      <w:bookmarkStart w:id="945" w:name="_Toc465939501"/>
      <w:bookmarkStart w:id="946" w:name="_Toc465940291"/>
      <w:bookmarkStart w:id="947" w:name="_Toc465940385"/>
      <w:bookmarkStart w:id="948" w:name="_Toc465940746"/>
      <w:bookmarkEnd w:id="941"/>
      <w:bookmarkEnd w:id="942"/>
      <w:r w:rsidRPr="00836BED">
        <w:t xml:space="preserve">TPCx-HS Run </w:t>
      </w:r>
      <w:bookmarkEnd w:id="943"/>
      <w:r w:rsidR="00B506EB" w:rsidRPr="00836BED">
        <w:t>Report</w:t>
      </w:r>
      <w:bookmarkEnd w:id="944"/>
      <w:bookmarkEnd w:id="945"/>
      <w:bookmarkEnd w:id="946"/>
      <w:bookmarkEnd w:id="947"/>
      <w:bookmarkEnd w:id="948"/>
    </w:p>
    <w:p w14:paraId="13E5C386" w14:textId="77777777" w:rsidR="00E705FD" w:rsidRPr="00836BED" w:rsidRDefault="00F5648C" w:rsidP="00E705FD">
      <w:pPr>
        <w:pStyle w:val="Heading4"/>
        <w:numPr>
          <w:ilvl w:val="2"/>
          <w:numId w:val="33"/>
        </w:numPr>
      </w:pPr>
      <w:r w:rsidRPr="00836BED">
        <w:t xml:space="preserve">The run report from TPCx-HS must be included in page </w:t>
      </w:r>
      <w:r w:rsidR="0017116F">
        <w:t>4</w:t>
      </w:r>
      <w:r w:rsidRPr="00836BED">
        <w:t xml:space="preserve"> of the </w:t>
      </w:r>
      <w:r w:rsidR="0017116F">
        <w:t xml:space="preserve">Executive Summary </w:t>
      </w:r>
      <w:r w:rsidRPr="00836BED">
        <w:t xml:space="preserve"> </w:t>
      </w:r>
    </w:p>
    <w:p w14:paraId="708A9ACC" w14:textId="3991D977" w:rsidR="00E705FD" w:rsidRDefault="00A64272" w:rsidP="00A64E1B">
      <w:pPr>
        <w:pStyle w:val="Heading2"/>
        <w:numPr>
          <w:ilvl w:val="1"/>
          <w:numId w:val="33"/>
        </w:numPr>
      </w:pPr>
      <w:bookmarkStart w:id="949" w:name="_Toc408228071"/>
      <w:bookmarkStart w:id="950" w:name="_Toc465938839"/>
      <w:bookmarkStart w:id="951" w:name="_Toc465939502"/>
      <w:bookmarkStart w:id="952" w:name="_Toc465940292"/>
      <w:bookmarkStart w:id="953" w:name="_Toc465940386"/>
      <w:bookmarkStart w:id="954" w:name="_Toc465940747"/>
      <w:bookmarkStart w:id="955" w:name="_Toc149484571"/>
      <w:r>
        <w:t>A</w:t>
      </w:r>
      <w:r w:rsidR="00F5648C" w:rsidRPr="00836BED">
        <w:t>vailability</w:t>
      </w:r>
      <w:bookmarkStart w:id="956" w:name="Xak821669"/>
      <w:bookmarkEnd w:id="956"/>
      <w:r w:rsidR="00CD00FF" w:rsidRPr="00836BED">
        <w:fldChar w:fldCharType="begin"/>
      </w:r>
      <w:r w:rsidR="00F5648C" w:rsidRPr="00836BED">
        <w:instrText>xe "Availability"</w:instrText>
      </w:r>
      <w:r w:rsidR="00CD00FF" w:rsidRPr="00836BED">
        <w:fldChar w:fldCharType="end"/>
      </w:r>
      <w:r w:rsidR="00F5648C" w:rsidRPr="00836BED">
        <w:t xml:space="preserve"> of the Full Disclosure</w:t>
      </w:r>
      <w:bookmarkStart w:id="957" w:name="Xak821671"/>
      <w:bookmarkEnd w:id="957"/>
      <w:r w:rsidR="00CD00FF" w:rsidRPr="00836BED">
        <w:fldChar w:fldCharType="begin"/>
      </w:r>
      <w:r w:rsidR="00F5648C" w:rsidRPr="00836BED">
        <w:instrText>xe "Full Disclosure Report"</w:instrText>
      </w:r>
      <w:r w:rsidR="00CD00FF" w:rsidRPr="00836BED">
        <w:fldChar w:fldCharType="end"/>
      </w:r>
      <w:r w:rsidR="00F5648C" w:rsidRPr="00836BED">
        <w:t xml:space="preserve"> Report</w:t>
      </w:r>
      <w:bookmarkEnd w:id="949"/>
      <w:bookmarkEnd w:id="950"/>
      <w:bookmarkEnd w:id="951"/>
      <w:bookmarkEnd w:id="952"/>
      <w:bookmarkEnd w:id="953"/>
      <w:bookmarkEnd w:id="954"/>
      <w:r w:rsidR="00F5648C" w:rsidRPr="00836BED">
        <w:t xml:space="preserve"> </w:t>
      </w:r>
      <w:bookmarkEnd w:id="955"/>
    </w:p>
    <w:p w14:paraId="10617EBC" w14:textId="77777777" w:rsidR="00F5648C" w:rsidRPr="00E9138C" w:rsidRDefault="00F5648C" w:rsidP="002E27AB">
      <w:pPr>
        <w:pStyle w:val="ListParagraph"/>
        <w:numPr>
          <w:ilvl w:val="0"/>
          <w:numId w:val="49"/>
        </w:numPr>
        <w:rPr>
          <w:b/>
          <w:bCs/>
        </w:rPr>
      </w:pPr>
      <w:r w:rsidRPr="00836BED">
        <w:t>The full disclosure</w:t>
      </w:r>
      <w:bookmarkStart w:id="958" w:name="Xak821675"/>
      <w:bookmarkEnd w:id="958"/>
      <w:r w:rsidR="00CD00FF" w:rsidRPr="00E9138C">
        <w:rPr>
          <w:b/>
          <w:bCs/>
        </w:rPr>
        <w:fldChar w:fldCharType="begin"/>
      </w:r>
      <w:r w:rsidRPr="00836BED">
        <w:instrText>xe "Full Disclosure Report"</w:instrText>
      </w:r>
      <w:r w:rsidR="00CD00FF" w:rsidRPr="00E9138C">
        <w:rPr>
          <w:b/>
          <w:bCs/>
        </w:rPr>
        <w:fldChar w:fldCharType="end"/>
      </w:r>
      <w:r w:rsidRPr="00836BED">
        <w:t xml:space="preserve"> report must be readily available to the public</w:t>
      </w:r>
      <w:bookmarkStart w:id="959" w:name="Xak821677"/>
      <w:bookmarkEnd w:id="959"/>
      <w:r w:rsidR="00CD00FF" w:rsidRPr="00E9138C">
        <w:rPr>
          <w:b/>
          <w:bCs/>
        </w:rPr>
        <w:fldChar w:fldCharType="begin"/>
      </w:r>
      <w:r w:rsidRPr="00836BED">
        <w:instrText>xe "Test sponsor"</w:instrText>
      </w:r>
      <w:r w:rsidR="00CD00FF" w:rsidRPr="00E9138C">
        <w:rPr>
          <w:b/>
          <w:bCs/>
        </w:rPr>
        <w:fldChar w:fldCharType="end"/>
      </w:r>
      <w:r w:rsidRPr="00836BED">
        <w:t>. The report and must be made available when results are made public.  In order to use the phrase “TPC</w:t>
      </w:r>
      <w:bookmarkStart w:id="960" w:name="Xak821679"/>
      <w:bookmarkEnd w:id="960"/>
      <w:r w:rsidR="00CD00FF" w:rsidRPr="00E9138C">
        <w:rPr>
          <w:b/>
          <w:bCs/>
        </w:rPr>
        <w:fldChar w:fldCharType="begin"/>
      </w:r>
      <w:r w:rsidRPr="00836BED">
        <w:instrText>xe "TPC"</w:instrText>
      </w:r>
      <w:r w:rsidR="00CD00FF" w:rsidRPr="00E9138C">
        <w:rPr>
          <w:b/>
          <w:bCs/>
        </w:rPr>
        <w:fldChar w:fldCharType="end"/>
      </w:r>
      <w:r w:rsidRPr="00836BED">
        <w:t xml:space="preserve"> Benchmark HS”, the full disclosure report submitted elec</w:t>
      </w:r>
      <w:r w:rsidRPr="00836BED">
        <w:softHyphen/>
        <w:t>tronically to the TPC using the procedure described in the TPC Policies and Guidelines document.</w:t>
      </w:r>
    </w:p>
    <w:p w14:paraId="07479C7C" w14:textId="77777777" w:rsidR="00F5648C" w:rsidRPr="00E9138C" w:rsidRDefault="00F5648C" w:rsidP="002E27AB">
      <w:pPr>
        <w:pStyle w:val="ListParagraph"/>
        <w:numPr>
          <w:ilvl w:val="0"/>
          <w:numId w:val="49"/>
        </w:numPr>
        <w:rPr>
          <w:b/>
          <w:bCs/>
        </w:rPr>
      </w:pPr>
      <w:r w:rsidRPr="00836BED">
        <w:lastRenderedPageBreak/>
        <w:t>The official full disclosure</w:t>
      </w:r>
      <w:bookmarkStart w:id="961" w:name="Xak821683"/>
      <w:bookmarkEnd w:id="961"/>
      <w:r w:rsidR="00CD00FF" w:rsidRPr="00E9138C">
        <w:rPr>
          <w:b/>
          <w:bCs/>
        </w:rPr>
        <w:fldChar w:fldCharType="begin"/>
      </w:r>
      <w:r w:rsidRPr="00836BED">
        <w:instrText>xe "Full Disclosure Report"</w:instrText>
      </w:r>
      <w:r w:rsidR="00CD00FF" w:rsidRPr="00E9138C">
        <w:rPr>
          <w:b/>
          <w:bCs/>
        </w:rPr>
        <w:fldChar w:fldCharType="end"/>
      </w:r>
      <w:r w:rsidRPr="00836BED">
        <w:t xml:space="preserve"> report must be available in English but may be translated to additional languages.</w:t>
      </w:r>
    </w:p>
    <w:p w14:paraId="614AFEA3" w14:textId="43C28EE9" w:rsidR="00E705FD" w:rsidRDefault="009B1C8E" w:rsidP="00A64E1B">
      <w:pPr>
        <w:pStyle w:val="Heading2"/>
        <w:numPr>
          <w:ilvl w:val="1"/>
          <w:numId w:val="33"/>
        </w:numPr>
      </w:pPr>
      <w:bookmarkStart w:id="962" w:name="_Toc408228072"/>
      <w:bookmarkStart w:id="963" w:name="_Toc465938840"/>
      <w:bookmarkStart w:id="964" w:name="_Toc465939503"/>
      <w:bookmarkStart w:id="965" w:name="_Toc465940293"/>
      <w:bookmarkStart w:id="966" w:name="_Toc465940387"/>
      <w:bookmarkStart w:id="967" w:name="_Toc465940748"/>
      <w:bookmarkStart w:id="968" w:name="_Toc149484572"/>
      <w:r>
        <w:t>R</w:t>
      </w:r>
      <w:r w:rsidR="00F5648C" w:rsidRPr="00836BED">
        <w:t>evisions to the Full Disclosure</w:t>
      </w:r>
      <w:bookmarkStart w:id="969" w:name="Xak841203"/>
      <w:bookmarkEnd w:id="969"/>
      <w:r w:rsidR="00CD00FF" w:rsidRPr="00836BED">
        <w:fldChar w:fldCharType="begin"/>
      </w:r>
      <w:r w:rsidR="00F5648C" w:rsidRPr="00836BED">
        <w:instrText>xe "Full Disclosure Report"</w:instrText>
      </w:r>
      <w:r w:rsidR="00CD00FF" w:rsidRPr="00836BED">
        <w:fldChar w:fldCharType="end"/>
      </w:r>
      <w:r w:rsidR="00F5648C" w:rsidRPr="00836BED">
        <w:t xml:space="preserve"> Report</w:t>
      </w:r>
      <w:bookmarkEnd w:id="962"/>
      <w:bookmarkEnd w:id="963"/>
      <w:bookmarkEnd w:id="964"/>
      <w:bookmarkEnd w:id="965"/>
      <w:bookmarkEnd w:id="966"/>
      <w:bookmarkEnd w:id="967"/>
      <w:r w:rsidR="00F5648C" w:rsidRPr="00836BED">
        <w:t xml:space="preserve"> </w:t>
      </w:r>
      <w:bookmarkEnd w:id="968"/>
    </w:p>
    <w:p w14:paraId="151798E5" w14:textId="77777777" w:rsidR="00E705FD" w:rsidRPr="00836BED" w:rsidRDefault="00F5648C" w:rsidP="00E705FD">
      <w:pPr>
        <w:pStyle w:val="Heading4"/>
        <w:numPr>
          <w:ilvl w:val="2"/>
          <w:numId w:val="33"/>
        </w:numPr>
      </w:pPr>
      <w:r w:rsidRPr="00836BED">
        <w:t>Revisions to the full disclosure documentation shall be handled as follows:</w:t>
      </w:r>
      <w:r w:rsidR="00E705FD" w:rsidRPr="00E705FD">
        <w:t xml:space="preserve"> </w:t>
      </w:r>
    </w:p>
    <w:p w14:paraId="45514F53" w14:textId="77777777" w:rsidR="00F5648C" w:rsidRPr="00E9138C" w:rsidRDefault="00F5648C" w:rsidP="00ED199C">
      <w:pPr>
        <w:pStyle w:val="ListParagraph"/>
        <w:numPr>
          <w:ilvl w:val="0"/>
          <w:numId w:val="50"/>
        </w:numPr>
        <w:rPr>
          <w:b/>
          <w:bCs/>
        </w:rPr>
      </w:pPr>
      <w:r w:rsidRPr="00836BED">
        <w:t>Substitutions will be open to challenge for a 60 day period. No other portion of the FDR and supporting files archive are challengeable.</w:t>
      </w:r>
    </w:p>
    <w:p w14:paraId="5B5CFD97" w14:textId="77777777" w:rsidR="00F5648C" w:rsidRPr="00836BED" w:rsidRDefault="00F5648C" w:rsidP="00C171EB">
      <w:pPr>
        <w:pStyle w:val="ListParagraph"/>
        <w:numPr>
          <w:ilvl w:val="0"/>
          <w:numId w:val="50"/>
        </w:numPr>
      </w:pPr>
      <w:r w:rsidRPr="00836BED">
        <w:t xml:space="preserve">During the normal product life cycle, problems will be uncovered that require changes, sometimes referred to as ECOs, FCOs, patches, updates, etc. When the cumulative result of applied changes causes   the HSph rating of the system to decrease by more than </w:t>
      </w:r>
      <w:r w:rsidR="00914ACA">
        <w:t>two percent</w:t>
      </w:r>
      <w:r w:rsidRPr="00836BED">
        <w:t xml:space="preserve"> from the initially reported HSph, then the test sponsor is required to re-validate the benchmark results. The complete revision history is maintained following the timing inter</w:t>
      </w:r>
      <w:r w:rsidRPr="00836BED">
        <w:softHyphen/>
        <w:t xml:space="preserve">val section showing the revision date and description. </w:t>
      </w:r>
    </w:p>
    <w:p w14:paraId="19796CEA" w14:textId="77777777" w:rsidR="00F5648C" w:rsidRPr="00E9138C" w:rsidRDefault="00F5648C">
      <w:pPr>
        <w:pStyle w:val="ListParagraph"/>
        <w:numPr>
          <w:ilvl w:val="0"/>
          <w:numId w:val="50"/>
        </w:numPr>
        <w:rPr>
          <w:b/>
          <w:bCs/>
        </w:rPr>
      </w:pPr>
      <w:r w:rsidRPr="00836BED">
        <w:t xml:space="preserve">Full disclosure report and supporting files archive revisions may be required for other reasons according to TPC policies (see </w:t>
      </w:r>
      <w:r w:rsidR="00CD00FF">
        <w:fldChar w:fldCharType="begin"/>
      </w:r>
      <w:r w:rsidR="00626B7E">
        <w:instrText xml:space="preserve"> REF _Ref408996347 \h </w:instrText>
      </w:r>
      <w:r w:rsidR="00CD00FF">
        <w:fldChar w:fldCharType="separate"/>
      </w:r>
      <w:r w:rsidR="008F3522" w:rsidRPr="0040358B">
        <w:t>Transaction Processing Performance Council (TPC)</w:t>
      </w:r>
      <w:r w:rsidR="00CD00FF">
        <w:fldChar w:fldCharType="end"/>
      </w:r>
      <w:r w:rsidRPr="00836BED">
        <w:t>)</w:t>
      </w:r>
      <w:r w:rsidR="00A46612">
        <w:t>.</w:t>
      </w:r>
    </w:p>
    <w:p w14:paraId="6254056D" w14:textId="7D07C90E" w:rsidR="009C0516" w:rsidRPr="00836BED" w:rsidRDefault="009C0516" w:rsidP="00A64E1B">
      <w:pPr>
        <w:pStyle w:val="Heading1"/>
      </w:pPr>
      <w:bookmarkStart w:id="970" w:name="_Toc149484573"/>
      <w:bookmarkStart w:id="971" w:name="_Ref408992401"/>
      <w:bookmarkStart w:id="972" w:name="_Ref409011186"/>
      <w:bookmarkStart w:id="973" w:name="_Ref409011904"/>
      <w:bookmarkStart w:id="974" w:name="_Toc408228073"/>
      <w:bookmarkStart w:id="975" w:name="_Toc465938841"/>
      <w:bookmarkStart w:id="976" w:name="_Toc465939504"/>
      <w:bookmarkStart w:id="977" w:name="_Toc465940294"/>
      <w:bookmarkStart w:id="978" w:name="_Toc465940388"/>
      <w:bookmarkStart w:id="979" w:name="_Toc465940749"/>
      <w:r w:rsidRPr="00836BED">
        <w:lastRenderedPageBreak/>
        <w:t>CLAUSE 8: AUDIT</w:t>
      </w:r>
      <w:bookmarkEnd w:id="970"/>
      <w:bookmarkEnd w:id="971"/>
      <w:bookmarkEnd w:id="972"/>
      <w:bookmarkEnd w:id="973"/>
      <w:bookmarkEnd w:id="974"/>
      <w:bookmarkEnd w:id="975"/>
      <w:bookmarkEnd w:id="976"/>
      <w:bookmarkEnd w:id="977"/>
      <w:bookmarkEnd w:id="978"/>
      <w:bookmarkEnd w:id="979"/>
    </w:p>
    <w:p w14:paraId="4C611E2F" w14:textId="77777777" w:rsidR="009C0516" w:rsidRPr="00836BED" w:rsidRDefault="009C0516" w:rsidP="00ED199C">
      <w:r w:rsidRPr="00836BED">
        <w:t xml:space="preserve">Rules for auditing </w:t>
      </w:r>
      <w:r w:rsidRPr="00836BED">
        <w:rPr>
          <w:b/>
          <w:bCs/>
        </w:rPr>
        <w:t xml:space="preserve">Pricing </w:t>
      </w:r>
      <w:r w:rsidRPr="00836BED">
        <w:t xml:space="preserve">information are included in the TPC Pricing Specification located at </w:t>
      </w:r>
      <w:hyperlink r:id="rId60" w:history="1">
        <w:r w:rsidRPr="00836BED">
          <w:rPr>
            <w:rStyle w:val="Hyperlink"/>
            <w:rFonts w:ascii="Palatino Linotype" w:hAnsi="Palatino Linotype"/>
          </w:rPr>
          <w:t>www.tpc.org</w:t>
        </w:r>
      </w:hyperlink>
      <w:r w:rsidRPr="00836BED">
        <w:t>.</w:t>
      </w:r>
    </w:p>
    <w:p w14:paraId="44CFC704" w14:textId="77777777" w:rsidR="008F4900" w:rsidRPr="00836BED" w:rsidRDefault="009C0516" w:rsidP="00C171EB">
      <w:r w:rsidRPr="00836BED">
        <w:t>When the TPC-Energy optional reporting is selected by the test sponsor, the rules for auditing of TPC-Energy related items are included in the TPC Energy</w:t>
      </w:r>
      <w:r w:rsidR="00CD00FF" w:rsidRPr="00836BED">
        <w:fldChar w:fldCharType="begin"/>
      </w:r>
      <w:r w:rsidRPr="00836BED">
        <w:instrText xml:space="preserve"> XE "Pricing" </w:instrText>
      </w:r>
      <w:r w:rsidR="00CD00FF" w:rsidRPr="00836BED">
        <w:fldChar w:fldCharType="end"/>
      </w:r>
      <w:r w:rsidRPr="00836BED">
        <w:t xml:space="preserve"> Specification located at </w:t>
      </w:r>
      <w:hyperlink r:id="rId61" w:history="1">
        <w:r w:rsidR="00CD00FF" w:rsidRPr="00FB0F2B">
          <w:rPr>
            <w:color w:val="1F497D" w:themeColor="text2"/>
            <w:u w:val="single"/>
          </w:rPr>
          <w:t>www.tpc.org</w:t>
        </w:r>
      </w:hyperlink>
      <w:r w:rsidRPr="00836BED">
        <w:t>.</w:t>
      </w:r>
      <w:r w:rsidR="008F4900">
        <w:t xml:space="preserve"> If </w:t>
      </w:r>
      <w:r w:rsidR="008F4900" w:rsidRPr="008F4900">
        <w:t>TPC-Energy metrics</w:t>
      </w:r>
      <w:r w:rsidR="008F4900">
        <w:t xml:space="preserve"> are reported </w:t>
      </w:r>
      <w:r w:rsidR="008F4900" w:rsidRPr="008F4900">
        <w:t>the</w:t>
      </w:r>
      <w:r w:rsidR="008F4900">
        <w:t xml:space="preserve"> TPCx-HS result must be audited by a</w:t>
      </w:r>
      <w:r w:rsidR="008F4900" w:rsidRPr="008F4900">
        <w:t xml:space="preserve"> TPC</w:t>
      </w:r>
      <w:r w:rsidR="008F4900">
        <w:t>-E</w:t>
      </w:r>
      <w:r w:rsidR="008F4900" w:rsidRPr="008F4900">
        <w:t>nergy certified auditor</w:t>
      </w:r>
      <w:r w:rsidR="008F4900">
        <w:t>.</w:t>
      </w:r>
    </w:p>
    <w:p w14:paraId="7212CB67" w14:textId="790F7350" w:rsidR="00CA7C19" w:rsidRDefault="009C0516" w:rsidP="00A64E1B">
      <w:pPr>
        <w:pStyle w:val="Heading2"/>
        <w:numPr>
          <w:ilvl w:val="1"/>
          <w:numId w:val="41"/>
        </w:numPr>
      </w:pPr>
      <w:bookmarkStart w:id="980" w:name="_Toc149484574"/>
      <w:bookmarkStart w:id="981" w:name="_Toc408228074"/>
      <w:bookmarkStart w:id="982" w:name="_Toc465938842"/>
      <w:bookmarkStart w:id="983" w:name="_Toc465939505"/>
      <w:bookmarkStart w:id="984" w:name="_Toc465940295"/>
      <w:bookmarkStart w:id="985" w:name="_Toc465940389"/>
      <w:bookmarkStart w:id="986" w:name="_Toc465940750"/>
      <w:r w:rsidRPr="00836BED">
        <w:t>General Rules</w:t>
      </w:r>
      <w:bookmarkEnd w:id="980"/>
      <w:bookmarkEnd w:id="981"/>
      <w:bookmarkEnd w:id="982"/>
      <w:bookmarkEnd w:id="983"/>
      <w:bookmarkEnd w:id="984"/>
      <w:bookmarkEnd w:id="985"/>
      <w:bookmarkEnd w:id="986"/>
    </w:p>
    <w:p w14:paraId="56121E49" w14:textId="2B67F650" w:rsidR="00250C3C" w:rsidRDefault="009C0516" w:rsidP="00B76A71">
      <w:r w:rsidRPr="00836BED">
        <w:t>An audit</w:t>
      </w:r>
      <w:bookmarkStart w:id="987" w:name="Xam839103"/>
      <w:bookmarkEnd w:id="987"/>
      <w:r w:rsidR="00250C3C">
        <w:t xml:space="preserve"> </w:t>
      </w:r>
      <w:r w:rsidRPr="00836BED">
        <w:t xml:space="preserve">of the benchmark result </w:t>
      </w:r>
      <w:bookmarkStart w:id="988" w:name="Xam839105"/>
      <w:bookmarkEnd w:id="988"/>
      <w:r w:rsidRPr="00836BED">
        <w:t xml:space="preserve">is </w:t>
      </w:r>
      <w:r w:rsidR="00CD00FF" w:rsidRPr="00836BED">
        <w:rPr>
          <w:bCs/>
        </w:rPr>
        <w:fldChar w:fldCharType="begin"/>
      </w:r>
      <w:r w:rsidRPr="00836BED">
        <w:instrText>xe "TPC"</w:instrText>
      </w:r>
      <w:r w:rsidR="00CD00FF" w:rsidRPr="00836BED">
        <w:rPr>
          <w:bCs/>
        </w:rPr>
        <w:fldChar w:fldCharType="end"/>
      </w:r>
      <w:r w:rsidRPr="00836BED">
        <w:t xml:space="preserve">required before publication. </w:t>
      </w:r>
    </w:p>
    <w:p w14:paraId="1020B7B4" w14:textId="0F89A53A" w:rsidR="009C0516" w:rsidRPr="00836BED" w:rsidRDefault="009C0516" w:rsidP="009C1552">
      <w:pPr>
        <w:rPr>
          <w:bCs/>
        </w:rPr>
      </w:pPr>
      <w:r w:rsidRPr="00836BED">
        <w:t xml:space="preserve">The vendor may choose </w:t>
      </w:r>
      <w:r w:rsidR="00486AE2">
        <w:t xml:space="preserve">either a TPC </w:t>
      </w:r>
      <w:r w:rsidR="00966408">
        <w:t>C</w:t>
      </w:r>
      <w:r w:rsidR="00486AE2">
        <w:t>ertified,</w:t>
      </w:r>
      <w:r w:rsidRPr="00836BED">
        <w:t xml:space="preserve"> independent</w:t>
      </w:r>
      <w:r w:rsidR="00486AE2">
        <w:t>,</w:t>
      </w:r>
      <w:r w:rsidRPr="00836BED">
        <w:t xml:space="preserve"> </w:t>
      </w:r>
      <w:r w:rsidR="00966408">
        <w:t>A</w:t>
      </w:r>
      <w:r w:rsidRPr="00836BED">
        <w:t>udit</w:t>
      </w:r>
      <w:r w:rsidR="00486AE2">
        <w:t>or</w:t>
      </w:r>
      <w:r w:rsidRPr="00836BED">
        <w:t xml:space="preserve"> or </w:t>
      </w:r>
      <w:r w:rsidR="00486AE2">
        <w:t xml:space="preserve">the TPCx-HS </w:t>
      </w:r>
      <w:r w:rsidR="00966408">
        <w:t>P</w:t>
      </w:r>
      <w:r w:rsidR="00486AE2">
        <w:t>re-</w:t>
      </w:r>
      <w:r w:rsidR="00966408">
        <w:t>P</w:t>
      </w:r>
      <w:r w:rsidR="00486AE2">
        <w:t xml:space="preserve">ublication </w:t>
      </w:r>
      <w:r w:rsidR="00966408">
        <w:t>B</w:t>
      </w:r>
      <w:r w:rsidR="00486AE2">
        <w:t>oard (peer review</w:t>
      </w:r>
      <w:r w:rsidR="0026709D">
        <w:t xml:space="preserve"> committee</w:t>
      </w:r>
      <w:r w:rsidR="00486AE2">
        <w:t>) to conduct the</w:t>
      </w:r>
      <w:r w:rsidR="00486AE2" w:rsidRPr="00836BED">
        <w:t xml:space="preserve"> </w:t>
      </w:r>
      <w:r w:rsidRPr="00836BED">
        <w:t>audit</w:t>
      </w:r>
      <w:r w:rsidR="00250C3C">
        <w:t>.</w:t>
      </w:r>
    </w:p>
    <w:p w14:paraId="52343E6B" w14:textId="2E945F4A" w:rsidR="007A6F08" w:rsidRDefault="009E4848" w:rsidP="00FB0F2B">
      <w:pPr>
        <w:pStyle w:val="Body"/>
        <w:ind w:left="0"/>
        <w:rPr>
          <w:bCs/>
        </w:rPr>
      </w:pPr>
      <w:r>
        <w:t xml:space="preserve">8.1.1 </w:t>
      </w:r>
      <w:r w:rsidR="009C0516" w:rsidRPr="00C64FDC">
        <w:t>The</w:t>
      </w:r>
      <w:r w:rsidR="009C0516" w:rsidRPr="00836BED">
        <w:t xml:space="preserve"> term independent is defined as “the outcome of the benchmark carries no financial benefit to the auditing agency other than fees earned directly related to the audit.” The auditing agency cannot have supplied any performance consulting under contract for the benchmark. The </w:t>
      </w:r>
      <w:r w:rsidR="008409A5">
        <w:t>i</w:t>
      </w:r>
      <w:r w:rsidR="009C0516" w:rsidRPr="00836BED">
        <w:t xml:space="preserve">ndependent </w:t>
      </w:r>
      <w:r w:rsidR="008409A5">
        <w:t>a</w:t>
      </w:r>
      <w:r w:rsidR="009C0516" w:rsidRPr="00836BED">
        <w:t xml:space="preserve">uditor must be certified </w:t>
      </w:r>
      <w:r w:rsidR="00726351">
        <w:t xml:space="preserve">by </w:t>
      </w:r>
      <w:r w:rsidR="009C0516" w:rsidRPr="00836BED">
        <w:t xml:space="preserve">the TPC to audit TPCx-HS. The </w:t>
      </w:r>
      <w:r w:rsidR="005B34BE">
        <w:t>i</w:t>
      </w:r>
      <w:r w:rsidR="009C0516" w:rsidRPr="00836BED">
        <w:t xml:space="preserve">ndependent </w:t>
      </w:r>
      <w:r w:rsidR="005B34BE">
        <w:t>a</w:t>
      </w:r>
      <w:r w:rsidR="009C0516" w:rsidRPr="00836BED">
        <w:t>uditor must meet the following</w:t>
      </w:r>
      <w:r w:rsidR="00B506EB" w:rsidRPr="00836BED">
        <w:t>::</w:t>
      </w:r>
    </w:p>
    <w:p w14:paraId="394B7A65" w14:textId="77777777" w:rsidR="00263A8F" w:rsidRDefault="00263A8F" w:rsidP="002E27AB">
      <w:pPr>
        <w:pStyle w:val="ListParagraph"/>
        <w:numPr>
          <w:ilvl w:val="0"/>
          <w:numId w:val="52"/>
        </w:numPr>
      </w:pPr>
      <w:r>
        <w:t>The auditor holds an active TPC certification for a TPC enterprise benchmark,</w:t>
      </w:r>
    </w:p>
    <w:p w14:paraId="1FA34145" w14:textId="77777777" w:rsidR="009C0516" w:rsidRPr="00836BED" w:rsidRDefault="009C0516" w:rsidP="002E27AB">
      <w:pPr>
        <w:pStyle w:val="ListParagraph"/>
        <w:numPr>
          <w:ilvl w:val="0"/>
          <w:numId w:val="52"/>
        </w:numPr>
      </w:pPr>
      <w:r w:rsidRPr="00836BED">
        <w:t>The audit</w:t>
      </w:r>
      <w:bookmarkStart w:id="989" w:name="Xam839111"/>
      <w:bookmarkEnd w:id="989"/>
      <w:r w:rsidR="00CD00FF" w:rsidRPr="00836BED">
        <w:fldChar w:fldCharType="begin"/>
      </w:r>
      <w:r w:rsidRPr="00836BED">
        <w:instrText>xe "Audit"</w:instrText>
      </w:r>
      <w:r w:rsidR="00CD00FF" w:rsidRPr="00836BED">
        <w:fldChar w:fldCharType="end"/>
      </w:r>
      <w:r w:rsidRPr="00836BED">
        <w:t>ing agency cannot be financially related to the sponsor</w:t>
      </w:r>
      <w:bookmarkStart w:id="990" w:name="Xam839113"/>
      <w:bookmarkEnd w:id="990"/>
      <w:r w:rsidR="00CD00FF" w:rsidRPr="00836BED">
        <w:fldChar w:fldCharType="begin"/>
      </w:r>
      <w:r w:rsidRPr="00836BED">
        <w:instrText>xe "Test sponsor"</w:instrText>
      </w:r>
      <w:r w:rsidR="00CD00FF" w:rsidRPr="00836BED">
        <w:fldChar w:fldCharType="end"/>
      </w:r>
      <w:r w:rsidRPr="00836BED">
        <w:t>. For example, the auditing agency is finan</w:t>
      </w:r>
      <w:r w:rsidRPr="00836BED">
        <w:softHyphen/>
        <w:t>cially related if it is a dependent division of the sponsor, the majority of its stock is owned by the sponsor, etc.</w:t>
      </w:r>
    </w:p>
    <w:p w14:paraId="550BBFF8" w14:textId="77777777" w:rsidR="009C0516" w:rsidRPr="00836BED" w:rsidRDefault="009C0516" w:rsidP="002E27AB">
      <w:pPr>
        <w:pStyle w:val="ListParagraph"/>
        <w:numPr>
          <w:ilvl w:val="0"/>
          <w:numId w:val="52"/>
        </w:numPr>
      </w:pPr>
      <w:r w:rsidRPr="00836BED">
        <w:t>The audit</w:t>
      </w:r>
      <w:bookmarkStart w:id="991" w:name="Xam839117"/>
      <w:bookmarkEnd w:id="991"/>
      <w:r w:rsidR="00CD00FF" w:rsidRPr="00836BED">
        <w:fldChar w:fldCharType="begin"/>
      </w:r>
      <w:r w:rsidRPr="00836BED">
        <w:instrText>xe "Audit"</w:instrText>
      </w:r>
      <w:r w:rsidR="00CD00FF" w:rsidRPr="00836BED">
        <w:fldChar w:fldCharType="end"/>
      </w:r>
      <w:r w:rsidRPr="00836BED">
        <w:t>ing agency cannot be financially related to any one of the suppliers of the measured/priced configu</w:t>
      </w:r>
      <w:r w:rsidRPr="00836BED">
        <w:softHyphen/>
        <w:t>ration</w:t>
      </w:r>
      <w:bookmarkStart w:id="992" w:name="Xam839119"/>
      <w:bookmarkEnd w:id="992"/>
      <w:r w:rsidR="00CD00FF" w:rsidRPr="00836BED">
        <w:fldChar w:fldCharType="begin"/>
      </w:r>
      <w:r w:rsidRPr="00836BED">
        <w:instrText>xe "Priced Configuration"</w:instrText>
      </w:r>
      <w:r w:rsidR="00CD00FF" w:rsidRPr="00836BED">
        <w:fldChar w:fldCharType="end"/>
      </w:r>
      <w:r w:rsidRPr="00836BED">
        <w:t>.</w:t>
      </w:r>
    </w:p>
    <w:p w14:paraId="3ED06702" w14:textId="77777777" w:rsidR="009C0516" w:rsidRPr="00836BED" w:rsidRDefault="009C0516" w:rsidP="002E27AB">
      <w:pPr>
        <w:pStyle w:val="ListParagraph"/>
        <w:numPr>
          <w:ilvl w:val="0"/>
          <w:numId w:val="52"/>
        </w:numPr>
      </w:pPr>
      <w:r w:rsidRPr="00836BED">
        <w:t>The auditor</w:t>
      </w:r>
      <w:bookmarkStart w:id="993" w:name="Xam839123"/>
      <w:bookmarkEnd w:id="993"/>
      <w:r w:rsidR="00CD00FF" w:rsidRPr="00836BED">
        <w:fldChar w:fldCharType="begin"/>
      </w:r>
      <w:r w:rsidRPr="00836BED">
        <w:instrText>xe "Audit"</w:instrText>
      </w:r>
      <w:r w:rsidR="00CD00FF" w:rsidRPr="00836BED">
        <w:fldChar w:fldCharType="end"/>
      </w:r>
      <w:r w:rsidRPr="00836BED">
        <w:t>'s attestation letter is to be made readily available to the public as part of the full disclosure</w:t>
      </w:r>
      <w:bookmarkStart w:id="994" w:name="Xam839125"/>
      <w:bookmarkEnd w:id="994"/>
      <w:r w:rsidR="00CD00FF" w:rsidRPr="00836BED">
        <w:fldChar w:fldCharType="begin"/>
      </w:r>
      <w:r w:rsidRPr="00836BED">
        <w:instrText>xe "Full Disclosure Report"</w:instrText>
      </w:r>
      <w:r w:rsidR="00CD00FF" w:rsidRPr="00836BED">
        <w:fldChar w:fldCharType="end"/>
      </w:r>
      <w:r w:rsidRPr="00836BED">
        <w:t xml:space="preserve"> report. A detailed report from the auditor is not required.</w:t>
      </w:r>
    </w:p>
    <w:p w14:paraId="5C0C905E" w14:textId="1CA38AC8" w:rsidR="00EB67DD" w:rsidRDefault="009E4848" w:rsidP="00EB67DD">
      <w:pPr>
        <w:pStyle w:val="Body"/>
        <w:ind w:left="0"/>
      </w:pPr>
      <w:r w:rsidRPr="00365EB2">
        <w:t xml:space="preserve">8.1.2 </w:t>
      </w:r>
      <w:r w:rsidR="009C0516" w:rsidRPr="00365EB2">
        <w:t>The term peer</w:t>
      </w:r>
      <w:r w:rsidR="0096136F">
        <w:t xml:space="preserve"> review</w:t>
      </w:r>
      <w:r w:rsidR="009C0516" w:rsidRPr="00365EB2">
        <w:t xml:space="preserve"> is defined as </w:t>
      </w:r>
      <w:r w:rsidR="00F846DF">
        <w:t xml:space="preserve">the process of reviewing </w:t>
      </w:r>
      <w:r w:rsidR="0096136F">
        <w:t xml:space="preserve">benchmark results for compliance prior to publication by the </w:t>
      </w:r>
      <w:r w:rsidR="00486AE2">
        <w:t xml:space="preserve">TPCx-HS </w:t>
      </w:r>
      <w:r w:rsidR="00E62B18">
        <w:t>P</w:t>
      </w:r>
      <w:r w:rsidR="00486AE2">
        <w:t>re-</w:t>
      </w:r>
      <w:r w:rsidR="00E62B18">
        <w:t>P</w:t>
      </w:r>
      <w:r w:rsidR="00486AE2">
        <w:t xml:space="preserve">ublication </w:t>
      </w:r>
      <w:r w:rsidR="00E62B18">
        <w:t>B</w:t>
      </w:r>
      <w:r w:rsidR="00486AE2">
        <w:t>oard</w:t>
      </w:r>
      <w:r w:rsidR="0096136F">
        <w:t xml:space="preserve">. </w:t>
      </w:r>
      <w:r w:rsidR="009C0516" w:rsidRPr="00365EB2">
        <w:t xml:space="preserve"> The </w:t>
      </w:r>
      <w:r w:rsidR="00E62B18">
        <w:t>P</w:t>
      </w:r>
      <w:r w:rsidR="00486AE2">
        <w:t>re-</w:t>
      </w:r>
      <w:r w:rsidR="00E62B18">
        <w:t>P</w:t>
      </w:r>
      <w:r w:rsidR="00486AE2">
        <w:t xml:space="preserve">ublication </w:t>
      </w:r>
      <w:r w:rsidR="00E62B18">
        <w:t>B</w:t>
      </w:r>
      <w:r w:rsidR="00486AE2">
        <w:t xml:space="preserve">oard </w:t>
      </w:r>
      <w:r w:rsidR="009C0516" w:rsidRPr="00365EB2">
        <w:t xml:space="preserve">consists of </w:t>
      </w:r>
      <w:r w:rsidR="00D172B3">
        <w:t xml:space="preserve">3 </w:t>
      </w:r>
      <w:r w:rsidR="00B506EB" w:rsidRPr="00365EB2">
        <w:t>members from</w:t>
      </w:r>
      <w:r w:rsidR="00D172B3" w:rsidRPr="00365EB2">
        <w:t xml:space="preserve"> the TPCx-HS committee.</w:t>
      </w:r>
      <w:r w:rsidR="00D172B3">
        <w:t xml:space="preserve"> Each member serve</w:t>
      </w:r>
      <w:r w:rsidR="0096136F">
        <w:t>s</w:t>
      </w:r>
      <w:r w:rsidR="00D172B3">
        <w:t xml:space="preserve"> a period of </w:t>
      </w:r>
      <w:r w:rsidR="0008205D">
        <w:t xml:space="preserve">six </w:t>
      </w:r>
      <w:r w:rsidR="00D172B3">
        <w:t xml:space="preserve">months. The membership will be </w:t>
      </w:r>
      <w:r w:rsidR="0096136F">
        <w:t xml:space="preserve">rotated </w:t>
      </w:r>
      <w:r w:rsidR="00D172B3">
        <w:t xml:space="preserve">through the </w:t>
      </w:r>
      <w:r w:rsidR="0096136F">
        <w:t xml:space="preserve">TPCx-HS </w:t>
      </w:r>
      <w:r w:rsidR="00D172B3">
        <w:t>membership.</w:t>
      </w:r>
      <w:r w:rsidR="0096136F">
        <w:t xml:space="preserve"> The submission is confidential to the peer review committee</w:t>
      </w:r>
      <w:r w:rsidR="00F846DF">
        <w:t xml:space="preserve"> </w:t>
      </w:r>
      <w:r w:rsidR="0096136F">
        <w:t xml:space="preserve">until the result is published. The peer review committee </w:t>
      </w:r>
      <w:r w:rsidR="00F846DF">
        <w:t>must complete the review in 10</w:t>
      </w:r>
      <w:r w:rsidR="0096136F">
        <w:t xml:space="preserve"> business days. If no issues are r</w:t>
      </w:r>
      <w:r w:rsidR="00F846DF">
        <w:t>aised in 10</w:t>
      </w:r>
      <w:r w:rsidR="0096136F">
        <w:t xml:space="preserve"> days the result is considered valid. </w:t>
      </w:r>
      <w:bookmarkStart w:id="995" w:name="_Toc386021899"/>
      <w:bookmarkStart w:id="996" w:name="Ram74517"/>
      <w:bookmarkStart w:id="997" w:name="Xam839141"/>
      <w:bookmarkStart w:id="998" w:name="Xam839143"/>
      <w:bookmarkStart w:id="999" w:name="Xam839149"/>
      <w:bookmarkStart w:id="1000" w:name="Xam839151"/>
      <w:bookmarkEnd w:id="995"/>
      <w:bookmarkEnd w:id="996"/>
      <w:bookmarkEnd w:id="997"/>
      <w:bookmarkEnd w:id="998"/>
      <w:bookmarkEnd w:id="999"/>
      <w:bookmarkEnd w:id="1000"/>
    </w:p>
    <w:p w14:paraId="690B3B6A" w14:textId="77777777" w:rsidR="00EB67DD" w:rsidRPr="00EB67DD" w:rsidRDefault="00EB67DD" w:rsidP="00EB67DD">
      <w:pPr>
        <w:pStyle w:val="Body"/>
        <w:ind w:left="0"/>
      </w:pPr>
      <w:r>
        <w:t xml:space="preserve">8.1.3 </w:t>
      </w:r>
      <w:r w:rsidRPr="00836BED">
        <w:t>TPCx-HS results can be used as the basis for new TPCx-HS results if and only if:</w:t>
      </w:r>
      <w:r w:rsidR="00CD00FF" w:rsidRPr="00836BED">
        <w:rPr>
          <w:bCs/>
          <w:vanish/>
        </w:rPr>
        <w:fldChar w:fldCharType="begin" w:fldLock="1"/>
      </w:r>
      <w:r w:rsidRPr="00836BED">
        <w:rPr>
          <w:vanish/>
        </w:rPr>
        <w:instrText xml:space="preserve">PAGEREF Ram74517 \h  \* MERGEFORMAT </w:instrText>
      </w:r>
      <w:r w:rsidR="00CD00FF" w:rsidRPr="00836BED">
        <w:rPr>
          <w:bCs/>
          <w:vanish/>
        </w:rPr>
      </w:r>
      <w:r w:rsidR="00CD00FF" w:rsidRPr="00836BED">
        <w:rPr>
          <w:bCs/>
          <w:vanish/>
        </w:rPr>
        <w:fldChar w:fldCharType="separate"/>
      </w:r>
      <w:r w:rsidRPr="00836BED">
        <w:rPr>
          <w:vanish/>
        </w:rPr>
        <w:t>130</w:t>
      </w:r>
      <w:r w:rsidR="00CD00FF" w:rsidRPr="00836BED">
        <w:rPr>
          <w:bCs/>
          <w:vanish/>
        </w:rPr>
        <w:fldChar w:fldCharType="end"/>
      </w:r>
    </w:p>
    <w:p w14:paraId="6EF34678" w14:textId="77777777" w:rsidR="00EB67DD" w:rsidRDefault="00EB67DD" w:rsidP="00EB67DD">
      <w:pPr>
        <w:pStyle w:val="ListParagraph"/>
        <w:numPr>
          <w:ilvl w:val="0"/>
          <w:numId w:val="51"/>
        </w:numPr>
      </w:pPr>
      <w:r w:rsidRPr="00836BED">
        <w:t>The auditor or peer review committee</w:t>
      </w:r>
      <w:r w:rsidR="00CD00FF" w:rsidRPr="00836BED">
        <w:fldChar w:fldCharType="begin"/>
      </w:r>
      <w:r w:rsidRPr="00836BED">
        <w:instrText>xe "Audit"</w:instrText>
      </w:r>
      <w:r w:rsidR="00CD00FF" w:rsidRPr="00836BED">
        <w:fldChar w:fldCharType="end"/>
      </w:r>
      <w:r w:rsidRPr="00836BED">
        <w:t xml:space="preserve"> ensure that the hardware and software products are the same as those used in the prior result;</w:t>
      </w:r>
    </w:p>
    <w:p w14:paraId="05E35831" w14:textId="77777777" w:rsidR="00EB67DD" w:rsidRDefault="00EB67DD" w:rsidP="00EB67DD">
      <w:pPr>
        <w:pStyle w:val="ListParagraph"/>
        <w:numPr>
          <w:ilvl w:val="0"/>
          <w:numId w:val="51"/>
        </w:numPr>
      </w:pPr>
      <w:r w:rsidRPr="00836BED">
        <w:t>The auditor or peer review committee</w:t>
      </w:r>
      <w:r w:rsidR="00CD00FF" w:rsidRPr="00836BED">
        <w:fldChar w:fldCharType="begin"/>
      </w:r>
      <w:r w:rsidRPr="00836BED">
        <w:instrText>xe "Audit"</w:instrText>
      </w:r>
      <w:r w:rsidR="00CD00FF" w:rsidRPr="00836BED">
        <w:fldChar w:fldCharType="end"/>
      </w:r>
      <w:r w:rsidRPr="00836BED">
        <w:t xml:space="preserve"> reviews the FDR</w:t>
      </w:r>
      <w:r w:rsidR="00CD00FF" w:rsidRPr="00836BED">
        <w:fldChar w:fldCharType="begin"/>
      </w:r>
      <w:r w:rsidRPr="00836BED">
        <w:instrText>xe "Full Disclosure Report"</w:instrText>
      </w:r>
      <w:r w:rsidR="00CD00FF" w:rsidRPr="00836BED">
        <w:fldChar w:fldCharType="end"/>
      </w:r>
      <w:r w:rsidRPr="00836BED">
        <w:t xml:space="preserve"> of the new results and ensures that they match what is contained in the original sponsor</w:t>
      </w:r>
      <w:r w:rsidR="00CD00FF" w:rsidRPr="00836BED">
        <w:fldChar w:fldCharType="begin"/>
      </w:r>
      <w:r w:rsidRPr="00836BED">
        <w:instrText>xe "Test sponsor"</w:instrText>
      </w:r>
      <w:r w:rsidR="00CD00FF" w:rsidRPr="00836BED">
        <w:fldChar w:fldCharType="end"/>
      </w:r>
      <w:r w:rsidRPr="00836BED">
        <w:t>'s FDR;</w:t>
      </w:r>
    </w:p>
    <w:p w14:paraId="7DBB072B" w14:textId="77777777" w:rsidR="00EB67DD" w:rsidRPr="00836BED" w:rsidRDefault="00EB67DD" w:rsidP="00EB67DD">
      <w:pPr>
        <w:pStyle w:val="ListParagraph"/>
        <w:numPr>
          <w:ilvl w:val="0"/>
          <w:numId w:val="51"/>
        </w:numPr>
      </w:pPr>
      <w:r>
        <w:t>T</w:t>
      </w:r>
      <w:r w:rsidRPr="00836BED">
        <w:t>he auditor or peer review committee</w:t>
      </w:r>
      <w:r w:rsidR="00CD00FF" w:rsidRPr="00836BED">
        <w:fldChar w:fldCharType="begin"/>
      </w:r>
      <w:r w:rsidRPr="00836BED">
        <w:instrText>xe "Audit"</w:instrText>
      </w:r>
      <w:r w:rsidR="00CD00FF" w:rsidRPr="00836BED">
        <w:fldChar w:fldCharType="end"/>
      </w:r>
      <w:r w:rsidRPr="00836BED">
        <w:t xml:space="preserve"> can attest to the validity of the pricing</w:t>
      </w:r>
      <w:r w:rsidR="00CD00FF" w:rsidRPr="00836BED">
        <w:fldChar w:fldCharType="begin"/>
      </w:r>
      <w:r w:rsidRPr="00836BED">
        <w:instrText>xe "Pricing"</w:instrText>
      </w:r>
      <w:r w:rsidR="00CD00FF" w:rsidRPr="00836BED">
        <w:fldChar w:fldCharType="end"/>
      </w:r>
      <w:r w:rsidRPr="00836BED">
        <w:t xml:space="preserve"> used in the new FDR</w:t>
      </w:r>
      <w:r w:rsidR="00CD00FF" w:rsidRPr="00836BED">
        <w:fldChar w:fldCharType="begin"/>
      </w:r>
      <w:r w:rsidRPr="00836BED">
        <w:instrText>xe "Full Disclosure Report"</w:instrText>
      </w:r>
      <w:r w:rsidR="00CD00FF" w:rsidRPr="00836BED">
        <w:fldChar w:fldCharType="end"/>
      </w:r>
      <w:r w:rsidRPr="00836BED">
        <w:t>.</w:t>
      </w:r>
    </w:p>
    <w:p w14:paraId="0B0F05BE" w14:textId="77777777" w:rsidR="009C0516" w:rsidRPr="00836BED" w:rsidRDefault="009C0516" w:rsidP="009C1552">
      <w:r w:rsidRPr="00836BED">
        <w:rPr>
          <w:b/>
          <w:bCs/>
        </w:rPr>
        <w:t>Comment 1</w:t>
      </w:r>
      <w:r w:rsidRPr="00836BED">
        <w:t>: The intent of this clause is to allow a reseller of equipment from a given supplier to publish under the re-seller's name a TPCx-HS result already published by the supplier.</w:t>
      </w:r>
    </w:p>
    <w:p w14:paraId="5A5C0D15" w14:textId="77777777" w:rsidR="009C0516" w:rsidRPr="00836BED" w:rsidRDefault="009C0516" w:rsidP="00ED199C"/>
    <w:p w14:paraId="186ECE46" w14:textId="0706E393" w:rsidR="00CA7C19" w:rsidRDefault="009C0516" w:rsidP="00A64E1B">
      <w:pPr>
        <w:pStyle w:val="Heading2"/>
      </w:pPr>
      <w:bookmarkStart w:id="1001" w:name="Ram_Ref389561198"/>
      <w:bookmarkStart w:id="1002" w:name="Ram_Ref389561255"/>
      <w:bookmarkStart w:id="1003" w:name="Ram_Ref389561255T"/>
      <w:bookmarkStart w:id="1004" w:name="Ram_Ref389561198T"/>
      <w:bookmarkStart w:id="1005" w:name="_Toc149484575"/>
      <w:bookmarkStart w:id="1006" w:name="_Toc408228076"/>
      <w:bookmarkStart w:id="1007" w:name="_Toc465938843"/>
      <w:bookmarkStart w:id="1008" w:name="_Toc465939506"/>
      <w:bookmarkStart w:id="1009" w:name="_Toc465940296"/>
      <w:bookmarkStart w:id="1010" w:name="_Toc465940390"/>
      <w:bookmarkStart w:id="1011" w:name="_Toc465940751"/>
      <w:bookmarkEnd w:id="1001"/>
      <w:bookmarkEnd w:id="1002"/>
      <w:r>
        <w:lastRenderedPageBreak/>
        <w:t xml:space="preserve">8.2 </w:t>
      </w:r>
      <w:r w:rsidRPr="00836BED">
        <w:t>Audit Check List</w:t>
      </w:r>
      <w:bookmarkEnd w:id="1003"/>
      <w:bookmarkEnd w:id="1004"/>
      <w:bookmarkEnd w:id="1005"/>
      <w:bookmarkEnd w:id="1006"/>
      <w:bookmarkEnd w:id="1007"/>
      <w:bookmarkEnd w:id="1008"/>
      <w:bookmarkEnd w:id="1009"/>
      <w:bookmarkEnd w:id="1010"/>
      <w:bookmarkEnd w:id="1011"/>
    </w:p>
    <w:p w14:paraId="6DEC1FA1" w14:textId="48C01A82" w:rsidR="009C0516" w:rsidRPr="00836BED" w:rsidRDefault="009C0516" w:rsidP="00B76A71">
      <w:pPr>
        <w:pStyle w:val="Heading3"/>
      </w:pPr>
      <w:bookmarkStart w:id="1012" w:name="_Toc408228077"/>
      <w:bookmarkStart w:id="1013" w:name="_Toc465938844"/>
      <w:bookmarkStart w:id="1014" w:name="_Toc465939507"/>
      <w:bookmarkStart w:id="1015" w:name="_Toc465940297"/>
      <w:bookmarkStart w:id="1016" w:name="_Toc465940391"/>
      <w:bookmarkStart w:id="1017" w:name="_Toc465940752"/>
      <w:r>
        <w:t xml:space="preserve">8.2.1 </w:t>
      </w:r>
      <w:r w:rsidR="00CD00FF">
        <w:fldChar w:fldCharType="begin"/>
      </w:r>
      <w:r w:rsidR="00C171EB">
        <w:instrText xml:space="preserve"> REF _Ref410751787 \h </w:instrText>
      </w:r>
      <w:r w:rsidR="00CD00FF">
        <w:fldChar w:fldCharType="separate"/>
      </w:r>
      <w:r w:rsidR="00C171EB" w:rsidRPr="00836BED">
        <w:t>CLAUSE 2</w:t>
      </w:r>
      <w:r w:rsidR="00CD00FF">
        <w:fldChar w:fldCharType="end"/>
      </w:r>
      <w:r w:rsidRPr="00836BED">
        <w:t xml:space="preserve"> Related Items</w:t>
      </w:r>
      <w:bookmarkEnd w:id="1012"/>
      <w:bookmarkEnd w:id="1013"/>
      <w:bookmarkEnd w:id="1014"/>
      <w:bookmarkEnd w:id="1015"/>
      <w:bookmarkEnd w:id="1016"/>
      <w:bookmarkEnd w:id="1017"/>
    </w:p>
    <w:p w14:paraId="16865947" w14:textId="77777777" w:rsidR="009C0516" w:rsidRPr="00836BED" w:rsidRDefault="009C0516" w:rsidP="002E27AB">
      <w:pPr>
        <w:pStyle w:val="Heading4"/>
        <w:numPr>
          <w:ilvl w:val="3"/>
          <w:numId w:val="42"/>
        </w:numPr>
      </w:pPr>
      <w:r w:rsidRPr="00836BED">
        <w:t>Verify that the TPC provide kit is used</w:t>
      </w:r>
    </w:p>
    <w:p w14:paraId="3B1BC0F3" w14:textId="77777777" w:rsidR="009C0516" w:rsidRPr="00836BED" w:rsidRDefault="009C0516" w:rsidP="002E27AB">
      <w:pPr>
        <w:pStyle w:val="Heading4"/>
        <w:numPr>
          <w:ilvl w:val="3"/>
          <w:numId w:val="42"/>
        </w:numPr>
      </w:pPr>
      <w:r w:rsidRPr="00836BED">
        <w:t>Verify that all phases are complete with no error in Run1 and Run2</w:t>
      </w:r>
    </w:p>
    <w:p w14:paraId="32C6010C" w14:textId="77777777" w:rsidR="009C0516" w:rsidRPr="00836BED" w:rsidRDefault="009C0516" w:rsidP="002E27AB">
      <w:pPr>
        <w:pStyle w:val="Heading4"/>
        <w:numPr>
          <w:ilvl w:val="3"/>
          <w:numId w:val="42"/>
        </w:numPr>
      </w:pPr>
      <w:r w:rsidRPr="00836BED">
        <w:t>Verify that all scripts and source code to implement the benchmark is included.</w:t>
      </w:r>
    </w:p>
    <w:bookmarkStart w:id="1018" w:name="_Toc408228078"/>
    <w:p w14:paraId="7122E9DF" w14:textId="2041AF93" w:rsidR="009C0516" w:rsidRPr="00836BED" w:rsidRDefault="00CD00FF" w:rsidP="002E27AB">
      <w:pPr>
        <w:pStyle w:val="Heading3"/>
        <w:numPr>
          <w:ilvl w:val="2"/>
          <w:numId w:val="42"/>
        </w:numPr>
      </w:pPr>
      <w:r>
        <w:fldChar w:fldCharType="begin"/>
      </w:r>
      <w:r w:rsidR="00C171EB">
        <w:instrText xml:space="preserve"> REF _Ref389556018 \h </w:instrText>
      </w:r>
      <w:r>
        <w:fldChar w:fldCharType="separate"/>
      </w:r>
      <w:bookmarkStart w:id="1019" w:name="_Toc465938845"/>
      <w:bookmarkStart w:id="1020" w:name="_Toc465939508"/>
      <w:bookmarkStart w:id="1021" w:name="_Toc465940298"/>
      <w:bookmarkStart w:id="1022" w:name="_Toc465940392"/>
      <w:bookmarkStart w:id="1023" w:name="_Toc465940753"/>
      <w:r w:rsidR="00C171EB" w:rsidRPr="00836BED">
        <w:t>CLAUSE 3</w:t>
      </w:r>
      <w:r>
        <w:fldChar w:fldCharType="end"/>
      </w:r>
      <w:r w:rsidR="009C0516" w:rsidRPr="00836BED">
        <w:t xml:space="preserve"> Related Items</w:t>
      </w:r>
      <w:bookmarkEnd w:id="1018"/>
      <w:bookmarkEnd w:id="1019"/>
      <w:bookmarkEnd w:id="1020"/>
      <w:bookmarkEnd w:id="1021"/>
      <w:bookmarkEnd w:id="1022"/>
      <w:bookmarkEnd w:id="1023"/>
    </w:p>
    <w:p w14:paraId="6372F8E9" w14:textId="0839D405" w:rsidR="009C0516" w:rsidRDefault="009C0516" w:rsidP="002E27AB">
      <w:pPr>
        <w:pStyle w:val="Heading6"/>
        <w:numPr>
          <w:ilvl w:val="3"/>
          <w:numId w:val="42"/>
        </w:numPr>
      </w:pPr>
      <w:r w:rsidRPr="00836BED">
        <w:t>Verify that all components of the SUT</w:t>
      </w:r>
      <w:r w:rsidR="00063C54">
        <w:t xml:space="preserve"> are commercially </w:t>
      </w:r>
      <w:r w:rsidRPr="00836BED">
        <w:t>available</w:t>
      </w:r>
      <w:r w:rsidR="00063C54">
        <w:t xml:space="preserve"> as per TPC Pricing Specification</w:t>
      </w:r>
    </w:p>
    <w:p w14:paraId="4CC3E7DF" w14:textId="2D877D10" w:rsidR="009C0516" w:rsidRPr="00836BED" w:rsidRDefault="009C0516" w:rsidP="002E27AB">
      <w:pPr>
        <w:pStyle w:val="Heading6"/>
        <w:numPr>
          <w:ilvl w:val="3"/>
          <w:numId w:val="42"/>
        </w:numPr>
      </w:pPr>
      <w:r w:rsidRPr="00836BED">
        <w:t xml:space="preserve">Verify that all components of the SUT </w:t>
      </w:r>
      <w:r w:rsidR="00331E7C">
        <w:t>are</w:t>
      </w:r>
      <w:r w:rsidR="00331E7C" w:rsidRPr="00836BED">
        <w:t xml:space="preserve"> </w:t>
      </w:r>
      <w:r w:rsidRPr="00836BED">
        <w:t>included in the pricing</w:t>
      </w:r>
    </w:p>
    <w:bookmarkStart w:id="1024" w:name="_Toc408228079"/>
    <w:p w14:paraId="12A33F10" w14:textId="5202BF59" w:rsidR="009C0516" w:rsidRPr="00836BED" w:rsidRDefault="00CD00FF" w:rsidP="00ED199C">
      <w:pPr>
        <w:pStyle w:val="Heading3"/>
        <w:numPr>
          <w:ilvl w:val="2"/>
          <w:numId w:val="42"/>
        </w:numPr>
      </w:pPr>
      <w:r>
        <w:fldChar w:fldCharType="begin"/>
      </w:r>
      <w:r w:rsidR="00C171EB">
        <w:instrText xml:space="preserve"> REF _Ref410751830 \h </w:instrText>
      </w:r>
      <w:r>
        <w:fldChar w:fldCharType="separate"/>
      </w:r>
      <w:bookmarkStart w:id="1025" w:name="_Toc465938846"/>
      <w:bookmarkStart w:id="1026" w:name="_Toc465939509"/>
      <w:bookmarkStart w:id="1027" w:name="_Toc465940299"/>
      <w:bookmarkStart w:id="1028" w:name="_Toc465940393"/>
      <w:bookmarkStart w:id="1029" w:name="_Toc465940754"/>
      <w:r w:rsidR="00C171EB" w:rsidRPr="00836BED">
        <w:t xml:space="preserve">CLAUSE 4 </w:t>
      </w:r>
      <w:r>
        <w:fldChar w:fldCharType="end"/>
      </w:r>
      <w:r w:rsidR="009C0516" w:rsidRPr="00836BED">
        <w:t xml:space="preserve"> Related Items</w:t>
      </w:r>
      <w:bookmarkEnd w:id="1024"/>
      <w:bookmarkEnd w:id="1025"/>
      <w:bookmarkEnd w:id="1026"/>
      <w:bookmarkEnd w:id="1027"/>
      <w:bookmarkEnd w:id="1028"/>
      <w:bookmarkEnd w:id="1029"/>
    </w:p>
    <w:p w14:paraId="1BB7159E" w14:textId="77777777" w:rsidR="009C0516" w:rsidRPr="00836BED" w:rsidRDefault="009C0516" w:rsidP="002E27AB">
      <w:pPr>
        <w:pStyle w:val="Heading4"/>
        <w:numPr>
          <w:ilvl w:val="3"/>
          <w:numId w:val="42"/>
        </w:numPr>
      </w:pPr>
      <w:r w:rsidRPr="00836BED">
        <w:t>Verify that the system is scaled as per the specification</w:t>
      </w:r>
    </w:p>
    <w:p w14:paraId="59C508D7" w14:textId="77777777" w:rsidR="009C0516" w:rsidRPr="00836BED" w:rsidRDefault="009C0516" w:rsidP="002E27AB">
      <w:pPr>
        <w:pStyle w:val="Heading4"/>
        <w:numPr>
          <w:ilvl w:val="3"/>
          <w:numId w:val="42"/>
        </w:numPr>
      </w:pPr>
      <w:r w:rsidRPr="00836BED">
        <w:t>Verify that the metrics are reported as per the precision requirements in clause 7</w:t>
      </w:r>
    </w:p>
    <w:p w14:paraId="76F11404" w14:textId="6A72498C" w:rsidR="009C0516" w:rsidRPr="00836BED" w:rsidRDefault="00CD00FF" w:rsidP="002E27AB">
      <w:pPr>
        <w:pStyle w:val="Heading3"/>
        <w:numPr>
          <w:ilvl w:val="2"/>
          <w:numId w:val="42"/>
        </w:numPr>
      </w:pPr>
      <w:r>
        <w:fldChar w:fldCharType="begin"/>
      </w:r>
      <w:r w:rsidR="00C171EB">
        <w:instrText xml:space="preserve"> REF Raj28912T \h </w:instrText>
      </w:r>
      <w:r>
        <w:fldChar w:fldCharType="separate"/>
      </w:r>
      <w:bookmarkStart w:id="1030" w:name="_Toc465938847"/>
      <w:bookmarkStart w:id="1031" w:name="_Toc465939510"/>
      <w:bookmarkStart w:id="1032" w:name="_Toc465940300"/>
      <w:bookmarkStart w:id="1033" w:name="_Toc465940394"/>
      <w:bookmarkStart w:id="1034" w:name="_Toc465940755"/>
      <w:r w:rsidR="00C171EB" w:rsidRPr="00836BED">
        <w:t>CLAUSE 5</w:t>
      </w:r>
      <w:r>
        <w:fldChar w:fldCharType="end"/>
      </w:r>
      <w:r w:rsidR="000F5AE4">
        <w:t xml:space="preserve"> </w:t>
      </w:r>
      <w:bookmarkStart w:id="1035" w:name="_Toc408228080"/>
      <w:r w:rsidR="009C0516" w:rsidRPr="00836BED">
        <w:t>Related Items</w:t>
      </w:r>
      <w:bookmarkEnd w:id="1030"/>
      <w:bookmarkEnd w:id="1031"/>
      <w:bookmarkEnd w:id="1032"/>
      <w:bookmarkEnd w:id="1033"/>
      <w:bookmarkEnd w:id="1034"/>
      <w:bookmarkEnd w:id="1035"/>
    </w:p>
    <w:p w14:paraId="1999DD95" w14:textId="77777777" w:rsidR="009C0516" w:rsidRPr="00836BED" w:rsidRDefault="009C0516" w:rsidP="002E27AB">
      <w:pPr>
        <w:pStyle w:val="Heading6"/>
        <w:numPr>
          <w:ilvl w:val="3"/>
          <w:numId w:val="42"/>
        </w:numPr>
      </w:pPr>
      <w:r w:rsidRPr="00836BED">
        <w:t xml:space="preserve">Verify that the benchmark </w:t>
      </w:r>
      <w:r w:rsidR="00726351">
        <w:t xml:space="preserve">is </w:t>
      </w:r>
      <w:r w:rsidRPr="00836BED">
        <w:t>in compliance with the TPC Pricing specification</w:t>
      </w:r>
    </w:p>
    <w:bookmarkStart w:id="1036" w:name="_Toc408228081"/>
    <w:p w14:paraId="3ED667FC" w14:textId="77BDF90B" w:rsidR="009C0516" w:rsidRPr="00836BED" w:rsidRDefault="00CD00FF" w:rsidP="002E27AB">
      <w:pPr>
        <w:pStyle w:val="Heading3"/>
        <w:numPr>
          <w:ilvl w:val="2"/>
          <w:numId w:val="42"/>
        </w:numPr>
      </w:pPr>
      <w:r>
        <w:fldChar w:fldCharType="begin"/>
      </w:r>
      <w:r w:rsidR="00C171EB">
        <w:instrText xml:space="preserve"> REF Raj28912P \h </w:instrText>
      </w:r>
      <w:r>
        <w:fldChar w:fldCharType="separate"/>
      </w:r>
      <w:bookmarkStart w:id="1037" w:name="_Toc465938848"/>
      <w:bookmarkStart w:id="1038" w:name="_Toc465939511"/>
      <w:bookmarkStart w:id="1039" w:name="_Toc465940301"/>
      <w:bookmarkStart w:id="1040" w:name="_Toc465940395"/>
      <w:bookmarkStart w:id="1041" w:name="_Toc465940756"/>
      <w:r w:rsidR="00C171EB" w:rsidRPr="00836BED">
        <w:t>CLAUSE 6</w:t>
      </w:r>
      <w:r>
        <w:fldChar w:fldCharType="end"/>
      </w:r>
      <w:r w:rsidR="009C0516" w:rsidRPr="00836BED">
        <w:t xml:space="preserve"> Related Items</w:t>
      </w:r>
      <w:bookmarkEnd w:id="1036"/>
      <w:bookmarkEnd w:id="1037"/>
      <w:bookmarkEnd w:id="1038"/>
      <w:bookmarkEnd w:id="1039"/>
      <w:bookmarkEnd w:id="1040"/>
      <w:bookmarkEnd w:id="1041"/>
    </w:p>
    <w:p w14:paraId="425FF3A2" w14:textId="77777777" w:rsidR="009C0516" w:rsidRPr="00836BED" w:rsidRDefault="009C0516" w:rsidP="002E27AB">
      <w:pPr>
        <w:pStyle w:val="Heading6"/>
        <w:numPr>
          <w:ilvl w:val="3"/>
          <w:numId w:val="42"/>
        </w:numPr>
      </w:pPr>
      <w:r w:rsidRPr="00836BED">
        <w:t xml:space="preserve">Verify that the benchmark </w:t>
      </w:r>
      <w:r w:rsidR="00726351">
        <w:t xml:space="preserve">is </w:t>
      </w:r>
      <w:r w:rsidRPr="00836BED">
        <w:t>in compliance with the TPC Energy specification (if reported)</w:t>
      </w:r>
    </w:p>
    <w:p w14:paraId="76125375" w14:textId="77777777" w:rsidR="009C0516" w:rsidRPr="00836BED" w:rsidRDefault="00CD00FF" w:rsidP="002E27AB">
      <w:pPr>
        <w:pStyle w:val="Heading6"/>
        <w:numPr>
          <w:ilvl w:val="2"/>
          <w:numId w:val="42"/>
        </w:numPr>
      </w:pPr>
      <w:r>
        <w:fldChar w:fldCharType="begin"/>
      </w:r>
      <w:r w:rsidR="00C171EB">
        <w:instrText xml:space="preserve"> REF _Ref410751888 \h </w:instrText>
      </w:r>
      <w:r>
        <w:fldChar w:fldCharType="separate"/>
      </w:r>
      <w:r w:rsidR="00C171EB" w:rsidRPr="00836BED">
        <w:t>CLAUSE 7</w:t>
      </w:r>
      <w:r>
        <w:fldChar w:fldCharType="end"/>
      </w:r>
      <w:r w:rsidR="009C0516" w:rsidRPr="00836BED">
        <w:t xml:space="preserve"> Related Items</w:t>
      </w:r>
    </w:p>
    <w:p w14:paraId="3818A5E4" w14:textId="77777777" w:rsidR="009C0516" w:rsidRPr="00836BED" w:rsidRDefault="009C0516" w:rsidP="002E27AB">
      <w:pPr>
        <w:pStyle w:val="Heading4"/>
        <w:numPr>
          <w:ilvl w:val="3"/>
          <w:numId w:val="42"/>
        </w:numPr>
      </w:pPr>
      <w:r w:rsidRPr="00836BED">
        <w:t>Verify that full disclosure</w:t>
      </w:r>
      <w:bookmarkStart w:id="1042" w:name="Xam839505"/>
      <w:bookmarkEnd w:id="1042"/>
      <w:r w:rsidR="00CD00FF" w:rsidRPr="00836BED">
        <w:fldChar w:fldCharType="begin"/>
      </w:r>
      <w:r w:rsidRPr="00836BED">
        <w:instrText>xe "Full Disclosure Report"</w:instrText>
      </w:r>
      <w:r w:rsidR="00CD00FF" w:rsidRPr="00836BED">
        <w:fldChar w:fldCharType="end"/>
      </w:r>
      <w:r w:rsidRPr="00836BED">
        <w:t xml:space="preserve"> report and executive summary report are accurate and comply with the reporting requirements. This includes:</w:t>
      </w:r>
    </w:p>
    <w:p w14:paraId="24A0F55F" w14:textId="77777777" w:rsidR="009C0516" w:rsidRPr="00836BED" w:rsidRDefault="009C0516" w:rsidP="00ED199C">
      <w:pPr>
        <w:pStyle w:val="ListParagraph"/>
        <w:numPr>
          <w:ilvl w:val="0"/>
          <w:numId w:val="43"/>
        </w:numPr>
      </w:pPr>
      <w:r w:rsidRPr="00836BED">
        <w:t>Metric calculation;</w:t>
      </w:r>
    </w:p>
    <w:p w14:paraId="4DF1F34F" w14:textId="77777777" w:rsidR="009C0516" w:rsidRPr="00836BED" w:rsidRDefault="009C0516" w:rsidP="00C171EB">
      <w:pPr>
        <w:pStyle w:val="ListParagraph"/>
        <w:numPr>
          <w:ilvl w:val="0"/>
          <w:numId w:val="43"/>
        </w:numPr>
      </w:pPr>
      <w:r w:rsidRPr="00836BED">
        <w:t>System availability;</w:t>
      </w:r>
    </w:p>
    <w:p w14:paraId="56100792" w14:textId="77777777" w:rsidR="009C0516" w:rsidRPr="00836BED" w:rsidRDefault="009C0516">
      <w:pPr>
        <w:pStyle w:val="ListParagraph"/>
        <w:numPr>
          <w:ilvl w:val="0"/>
          <w:numId w:val="43"/>
        </w:numPr>
      </w:pPr>
      <w:r w:rsidRPr="00836BED">
        <w:t>The diagrams of both measured and priced configuration</w:t>
      </w:r>
      <w:bookmarkStart w:id="1043" w:name="Xam839515"/>
      <w:bookmarkEnd w:id="1043"/>
      <w:r w:rsidR="00CD00FF" w:rsidRPr="00836BED">
        <w:fldChar w:fldCharType="begin"/>
      </w:r>
      <w:r w:rsidRPr="00836BED">
        <w:instrText>xe "Priced Configuration"</w:instrText>
      </w:r>
      <w:r w:rsidR="00CD00FF" w:rsidRPr="00836BED">
        <w:fldChar w:fldCharType="end"/>
      </w:r>
      <w:r w:rsidRPr="00836BED">
        <w:t>.</w:t>
      </w:r>
    </w:p>
    <w:p w14:paraId="3FFF5F21" w14:textId="77777777" w:rsidR="009C0516" w:rsidRPr="00836BED" w:rsidRDefault="009C0516">
      <w:pPr>
        <w:pStyle w:val="ListParagraph"/>
        <w:numPr>
          <w:ilvl w:val="0"/>
          <w:numId w:val="43"/>
        </w:numPr>
      </w:pPr>
      <w:r w:rsidRPr="00836BED">
        <w:t>System pricing;</w:t>
      </w:r>
    </w:p>
    <w:p w14:paraId="42F14ED4" w14:textId="77777777" w:rsidR="00E02012" w:rsidRDefault="009C0516">
      <w:pPr>
        <w:pStyle w:val="ListParagraph"/>
        <w:numPr>
          <w:ilvl w:val="0"/>
          <w:numId w:val="43"/>
        </w:numPr>
      </w:pPr>
      <w:r w:rsidRPr="002E66ED">
        <w:t>The numerical quantity summary</w:t>
      </w:r>
    </w:p>
    <w:p w14:paraId="3E69ECB0" w14:textId="77777777" w:rsidR="006108C1" w:rsidRDefault="002E5513" w:rsidP="00A64E1B">
      <w:pPr>
        <w:pStyle w:val="Heading1"/>
        <w:rPr>
          <w:rFonts w:cs="Times New Roman"/>
        </w:rPr>
      </w:pPr>
      <w:bookmarkStart w:id="1044" w:name="_Toc408228082"/>
      <w:bookmarkStart w:id="1045" w:name="_Toc465938849"/>
      <w:bookmarkStart w:id="1046" w:name="_Toc465939512"/>
      <w:bookmarkStart w:id="1047" w:name="_Toc465940302"/>
      <w:bookmarkStart w:id="1048" w:name="_Toc465940396"/>
      <w:bookmarkStart w:id="1049" w:name="_Toc465940757"/>
      <w:r w:rsidRPr="00836BED">
        <w:lastRenderedPageBreak/>
        <w:t xml:space="preserve">CLAUSE </w:t>
      </w:r>
      <w:r w:rsidR="006F026E">
        <w:t>9</w:t>
      </w:r>
      <w:r w:rsidRPr="00836BED">
        <w:t xml:space="preserve">: </w:t>
      </w:r>
      <w:r w:rsidR="006327FA">
        <w:t>SAMPLE EXECUTIVE SUMMARY</w:t>
      </w:r>
      <w:bookmarkEnd w:id="1044"/>
      <w:bookmarkEnd w:id="1045"/>
      <w:bookmarkEnd w:id="1046"/>
      <w:bookmarkEnd w:id="1047"/>
      <w:bookmarkEnd w:id="1048"/>
      <w:bookmarkEnd w:id="1049"/>
    </w:p>
    <w:tbl>
      <w:tblPr>
        <w:tblW w:w="10260" w:type="dxa"/>
        <w:tblInd w:w="-72"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Look w:val="0000" w:firstRow="0" w:lastRow="0" w:firstColumn="0" w:lastColumn="0" w:noHBand="0" w:noVBand="0"/>
      </w:tblPr>
      <w:tblGrid>
        <w:gridCol w:w="1552"/>
        <w:gridCol w:w="1554"/>
        <w:gridCol w:w="1039"/>
        <w:gridCol w:w="1754"/>
        <w:gridCol w:w="1525"/>
        <w:gridCol w:w="1068"/>
        <w:gridCol w:w="1768"/>
      </w:tblGrid>
      <w:tr w:rsidR="006108C1" w:rsidRPr="00626B7E" w14:paraId="2B4D371A" w14:textId="77777777" w:rsidTr="00EA1326">
        <w:trPr>
          <w:cantSplit/>
          <w:trHeight w:val="323"/>
        </w:trPr>
        <w:tc>
          <w:tcPr>
            <w:tcW w:w="3106" w:type="dxa"/>
            <w:gridSpan w:val="2"/>
            <w:vMerge w:val="restart"/>
          </w:tcPr>
          <w:p w14:paraId="00A9F555" w14:textId="63CA47AD" w:rsidR="006108C1" w:rsidRPr="00C171EB" w:rsidRDefault="005F14C1" w:rsidP="00FB0F2B">
            <w:pPr>
              <w:spacing w:before="0" w:after="0"/>
            </w:pPr>
            <w:r w:rsidRPr="00ED199C">
              <w:t xml:space="preserve">My </w:t>
            </w:r>
            <w:r w:rsidRPr="00626B7E">
              <w:t>Company</w:t>
            </w:r>
            <w:r w:rsidR="006108C1" w:rsidRPr="00ED199C">
              <w:t xml:space="preserve"> Logo</w:t>
            </w:r>
          </w:p>
        </w:tc>
        <w:tc>
          <w:tcPr>
            <w:tcW w:w="4318" w:type="dxa"/>
            <w:gridSpan w:val="3"/>
            <w:vMerge w:val="restart"/>
          </w:tcPr>
          <w:p w14:paraId="133565BE" w14:textId="77777777" w:rsidR="006108C1" w:rsidRPr="00626B7E" w:rsidRDefault="006108C1" w:rsidP="00FB0F2B">
            <w:pPr>
              <w:spacing w:before="0" w:after="0"/>
              <w:rPr>
                <w:bCs/>
              </w:rPr>
            </w:pPr>
            <w:r w:rsidRPr="00626B7E">
              <w:t>My Server Model B</w:t>
            </w:r>
          </w:p>
        </w:tc>
        <w:tc>
          <w:tcPr>
            <w:tcW w:w="2836" w:type="dxa"/>
            <w:gridSpan w:val="2"/>
          </w:tcPr>
          <w:p w14:paraId="028CF5C8" w14:textId="77777777" w:rsidR="006108C1" w:rsidRPr="00626B7E" w:rsidRDefault="006108C1" w:rsidP="00FB0F2B">
            <w:pPr>
              <w:spacing w:before="0" w:after="0"/>
            </w:pPr>
            <w:r w:rsidRPr="00626B7E">
              <w:t>TPCx-HS Rev. 1.1.0</w:t>
            </w:r>
          </w:p>
          <w:p w14:paraId="74BDAAC5" w14:textId="77777777" w:rsidR="006108C1" w:rsidRPr="00626B7E" w:rsidRDefault="006108C1" w:rsidP="00FB0F2B">
            <w:pPr>
              <w:spacing w:before="0" w:after="0"/>
            </w:pPr>
            <w:r w:rsidRPr="00626B7E">
              <w:t>TPC-Pricing Rev. 2.0.1</w:t>
            </w:r>
          </w:p>
        </w:tc>
      </w:tr>
      <w:tr w:rsidR="006108C1" w:rsidRPr="00626B7E" w14:paraId="58CB505A" w14:textId="77777777" w:rsidTr="00EA1326">
        <w:trPr>
          <w:cantSplit/>
          <w:trHeight w:val="533"/>
        </w:trPr>
        <w:tc>
          <w:tcPr>
            <w:tcW w:w="3106" w:type="dxa"/>
            <w:gridSpan w:val="2"/>
            <w:vMerge/>
          </w:tcPr>
          <w:p w14:paraId="4C47A60E" w14:textId="77777777" w:rsidR="006108C1" w:rsidRPr="00626B7E" w:rsidRDefault="006108C1" w:rsidP="00FB0F2B">
            <w:pPr>
              <w:spacing w:before="0" w:after="0"/>
            </w:pPr>
          </w:p>
        </w:tc>
        <w:tc>
          <w:tcPr>
            <w:tcW w:w="4318" w:type="dxa"/>
            <w:gridSpan w:val="3"/>
            <w:vMerge/>
          </w:tcPr>
          <w:p w14:paraId="73BA371B" w14:textId="77777777" w:rsidR="006108C1" w:rsidRPr="00626B7E" w:rsidRDefault="006108C1" w:rsidP="00FB0F2B">
            <w:pPr>
              <w:spacing w:before="0" w:after="0"/>
            </w:pPr>
          </w:p>
        </w:tc>
        <w:tc>
          <w:tcPr>
            <w:tcW w:w="2836" w:type="dxa"/>
            <w:gridSpan w:val="2"/>
          </w:tcPr>
          <w:p w14:paraId="49E106B6" w14:textId="77777777" w:rsidR="006108C1" w:rsidRPr="00ED199C" w:rsidRDefault="006108C1" w:rsidP="00FB0F2B">
            <w:pPr>
              <w:spacing w:before="0" w:after="0"/>
            </w:pPr>
            <w:r w:rsidRPr="00ED199C">
              <w:t xml:space="preserve">Report </w:t>
            </w:r>
            <w:r w:rsidRPr="00C171EB">
              <w:t>Date:</w:t>
            </w:r>
            <w:r w:rsidR="00E72927" w:rsidRPr="00C171EB">
              <w:t xml:space="preserve"> </w:t>
            </w:r>
            <w:r w:rsidRPr="00626B7E">
              <w:t>December 15, 2014</w:t>
            </w:r>
          </w:p>
        </w:tc>
      </w:tr>
      <w:tr w:rsidR="006108C1" w:rsidRPr="00626B7E" w14:paraId="6FE77286" w14:textId="77777777" w:rsidTr="00EA1326">
        <w:trPr>
          <w:trHeight w:val="246"/>
        </w:trPr>
        <w:tc>
          <w:tcPr>
            <w:tcW w:w="3106" w:type="dxa"/>
            <w:gridSpan w:val="2"/>
            <w:vAlign w:val="center"/>
          </w:tcPr>
          <w:p w14:paraId="0AD67D8A" w14:textId="77777777" w:rsidR="006108C1" w:rsidRPr="00626B7E" w:rsidRDefault="006108C1" w:rsidP="00FB0F2B">
            <w:pPr>
              <w:spacing w:before="0" w:after="0"/>
            </w:pPr>
            <w:r w:rsidRPr="00626B7E">
              <w:t>Total System Cost</w:t>
            </w:r>
          </w:p>
        </w:tc>
        <w:tc>
          <w:tcPr>
            <w:tcW w:w="4318" w:type="dxa"/>
            <w:gridSpan w:val="3"/>
            <w:vAlign w:val="center"/>
          </w:tcPr>
          <w:p w14:paraId="619ADFBD" w14:textId="77777777" w:rsidR="006108C1" w:rsidRPr="00626B7E" w:rsidRDefault="006108C1" w:rsidP="00FB0F2B">
            <w:pPr>
              <w:spacing w:before="0" w:after="0"/>
            </w:pPr>
            <w:r w:rsidRPr="00626B7E">
              <w:t>Performance Metric</w:t>
            </w:r>
          </w:p>
        </w:tc>
        <w:tc>
          <w:tcPr>
            <w:tcW w:w="2836" w:type="dxa"/>
            <w:gridSpan w:val="2"/>
            <w:vAlign w:val="center"/>
          </w:tcPr>
          <w:p w14:paraId="0D862FE1" w14:textId="77777777" w:rsidR="006108C1" w:rsidRPr="00626B7E" w:rsidRDefault="006108C1" w:rsidP="00FB0F2B">
            <w:pPr>
              <w:spacing w:before="0" w:after="0"/>
            </w:pPr>
            <w:r w:rsidRPr="00626B7E">
              <w:t>Price / Performance</w:t>
            </w:r>
          </w:p>
        </w:tc>
      </w:tr>
      <w:tr w:rsidR="006108C1" w:rsidRPr="00626B7E" w14:paraId="232D8235" w14:textId="77777777" w:rsidTr="00EA1326">
        <w:trPr>
          <w:trHeight w:val="692"/>
        </w:trPr>
        <w:tc>
          <w:tcPr>
            <w:tcW w:w="3106" w:type="dxa"/>
            <w:gridSpan w:val="2"/>
          </w:tcPr>
          <w:p w14:paraId="1D2169D4" w14:textId="77777777" w:rsidR="006108C1" w:rsidRPr="00626B7E" w:rsidRDefault="006108C1" w:rsidP="00FB0F2B">
            <w:pPr>
              <w:spacing w:before="0" w:after="0"/>
            </w:pPr>
            <w:r w:rsidRPr="00626B7E">
              <w:t>$99,996.13 USD</w:t>
            </w:r>
          </w:p>
        </w:tc>
        <w:tc>
          <w:tcPr>
            <w:tcW w:w="4318" w:type="dxa"/>
            <w:gridSpan w:val="3"/>
          </w:tcPr>
          <w:p w14:paraId="25E5BA44" w14:textId="77777777" w:rsidR="006108C1" w:rsidRPr="00626B7E" w:rsidRDefault="006108C1" w:rsidP="00FB0F2B">
            <w:pPr>
              <w:spacing w:before="0" w:after="0"/>
            </w:pPr>
            <w:r w:rsidRPr="00626B7E">
              <w:t>390.99</w:t>
            </w:r>
          </w:p>
          <w:p w14:paraId="79278AC8" w14:textId="77777777" w:rsidR="006108C1" w:rsidRPr="00626B7E" w:rsidRDefault="006108C1" w:rsidP="00FB0F2B">
            <w:pPr>
              <w:spacing w:before="0" w:after="0"/>
            </w:pPr>
            <w:r w:rsidRPr="00626B7E">
              <w:t>HSph@3</w:t>
            </w:r>
            <w:r w:rsidR="0072277C">
              <w:t>T</w:t>
            </w:r>
            <w:r w:rsidRPr="00626B7E">
              <w:t>B</w:t>
            </w:r>
          </w:p>
        </w:tc>
        <w:tc>
          <w:tcPr>
            <w:tcW w:w="2836" w:type="dxa"/>
            <w:gridSpan w:val="2"/>
          </w:tcPr>
          <w:p w14:paraId="7D0410D1" w14:textId="77777777" w:rsidR="006108C1" w:rsidRPr="00626B7E" w:rsidRDefault="006108C1" w:rsidP="00FB0F2B">
            <w:pPr>
              <w:spacing w:before="0" w:after="0"/>
            </w:pPr>
            <w:r w:rsidRPr="00626B7E">
              <w:t>$255.76 USD</w:t>
            </w:r>
          </w:p>
          <w:p w14:paraId="20060D00" w14:textId="77777777" w:rsidR="006108C1" w:rsidRPr="00626B7E" w:rsidRDefault="006108C1" w:rsidP="00FB0F2B">
            <w:pPr>
              <w:spacing w:before="0" w:after="0"/>
            </w:pPr>
            <w:r w:rsidRPr="00626B7E">
              <w:t>$ / HSph @3</w:t>
            </w:r>
            <w:r w:rsidR="0072277C">
              <w:t>T</w:t>
            </w:r>
            <w:r w:rsidRPr="00626B7E">
              <w:t>B</w:t>
            </w:r>
          </w:p>
        </w:tc>
      </w:tr>
      <w:tr w:rsidR="006108C1" w:rsidRPr="00626B7E" w14:paraId="04496CF5" w14:textId="77777777" w:rsidTr="00EA1326">
        <w:trPr>
          <w:trHeight w:val="477"/>
        </w:trPr>
        <w:tc>
          <w:tcPr>
            <w:tcW w:w="1552" w:type="dxa"/>
          </w:tcPr>
          <w:p w14:paraId="23E8F07D" w14:textId="77777777" w:rsidR="006108C1" w:rsidRPr="00626B7E" w:rsidRDefault="006108C1" w:rsidP="00FB0F2B">
            <w:pPr>
              <w:spacing w:before="0" w:after="0"/>
            </w:pPr>
            <w:r w:rsidRPr="00626B7E">
              <w:t>Scale Factor</w:t>
            </w:r>
          </w:p>
        </w:tc>
        <w:tc>
          <w:tcPr>
            <w:tcW w:w="2593" w:type="dxa"/>
            <w:gridSpan w:val="2"/>
          </w:tcPr>
          <w:p w14:paraId="3A5EBEF5" w14:textId="76605AEE" w:rsidR="006108C1" w:rsidRPr="00626B7E" w:rsidRDefault="006108C1" w:rsidP="00FB0F2B">
            <w:pPr>
              <w:spacing w:before="0" w:after="0"/>
            </w:pPr>
            <w:r w:rsidRPr="00626B7E">
              <w:t>Apache Hadoop</w:t>
            </w:r>
            <w:r w:rsidR="00AA0571">
              <w:t>/Spark</w:t>
            </w:r>
            <w:r w:rsidRPr="00626B7E">
              <w:t xml:space="preserve"> Compatible</w:t>
            </w:r>
            <w:r w:rsidR="00AA0571">
              <w:t xml:space="preserve"> So</w:t>
            </w:r>
            <w:r w:rsidRPr="00626B7E">
              <w:t xml:space="preserve">ftware </w:t>
            </w:r>
          </w:p>
        </w:tc>
        <w:tc>
          <w:tcPr>
            <w:tcW w:w="3279" w:type="dxa"/>
            <w:gridSpan w:val="2"/>
          </w:tcPr>
          <w:p w14:paraId="5FD084C9" w14:textId="77777777" w:rsidR="006108C1" w:rsidRPr="00626B7E" w:rsidRDefault="006108C1" w:rsidP="00FB0F2B">
            <w:pPr>
              <w:spacing w:before="0" w:after="0"/>
            </w:pPr>
            <w:r w:rsidRPr="00626B7E">
              <w:t>Operating System</w:t>
            </w:r>
          </w:p>
        </w:tc>
        <w:tc>
          <w:tcPr>
            <w:tcW w:w="1068" w:type="dxa"/>
          </w:tcPr>
          <w:p w14:paraId="5D82ED4F" w14:textId="77777777" w:rsidR="006108C1" w:rsidRPr="00626B7E" w:rsidRDefault="006108C1" w:rsidP="00FB0F2B">
            <w:pPr>
              <w:spacing w:before="0" w:after="0"/>
            </w:pPr>
            <w:r w:rsidRPr="00626B7E">
              <w:t>Other Software</w:t>
            </w:r>
          </w:p>
        </w:tc>
        <w:tc>
          <w:tcPr>
            <w:tcW w:w="1768" w:type="dxa"/>
          </w:tcPr>
          <w:p w14:paraId="02D6C4D2" w14:textId="77777777" w:rsidR="006108C1" w:rsidRPr="00626B7E" w:rsidRDefault="006108C1" w:rsidP="00FB0F2B">
            <w:pPr>
              <w:spacing w:before="0" w:after="0"/>
            </w:pPr>
            <w:r w:rsidRPr="00626B7E">
              <w:t>Availability Date</w:t>
            </w:r>
          </w:p>
        </w:tc>
      </w:tr>
      <w:tr w:rsidR="006108C1" w:rsidRPr="00626B7E" w14:paraId="5D7FA7E6" w14:textId="77777777" w:rsidTr="00EA1326">
        <w:trPr>
          <w:trHeight w:val="403"/>
        </w:trPr>
        <w:tc>
          <w:tcPr>
            <w:tcW w:w="1552" w:type="dxa"/>
          </w:tcPr>
          <w:p w14:paraId="0FE59D1F" w14:textId="77777777" w:rsidR="006108C1" w:rsidRPr="00626B7E" w:rsidRDefault="006108C1" w:rsidP="00FB0F2B">
            <w:pPr>
              <w:spacing w:before="0" w:after="0"/>
            </w:pPr>
            <w:r w:rsidRPr="00626B7E">
              <w:t>3TB</w:t>
            </w:r>
          </w:p>
        </w:tc>
        <w:tc>
          <w:tcPr>
            <w:tcW w:w="2593" w:type="dxa"/>
            <w:gridSpan w:val="2"/>
          </w:tcPr>
          <w:p w14:paraId="76C95583" w14:textId="77777777" w:rsidR="006108C1" w:rsidRPr="00626B7E" w:rsidRDefault="006108C1" w:rsidP="00FB0F2B">
            <w:pPr>
              <w:spacing w:before="0" w:after="0"/>
              <w:rPr>
                <w:highlight w:val="yellow"/>
              </w:rPr>
            </w:pPr>
            <w:r w:rsidRPr="00626B7E">
              <w:t>My HDFS Software 1.0</w:t>
            </w:r>
          </w:p>
        </w:tc>
        <w:tc>
          <w:tcPr>
            <w:tcW w:w="3279" w:type="dxa"/>
            <w:gridSpan w:val="2"/>
          </w:tcPr>
          <w:p w14:paraId="24E27A71" w14:textId="77777777" w:rsidR="006108C1" w:rsidRPr="00626B7E" w:rsidRDefault="006108C1" w:rsidP="00FB0F2B">
            <w:pPr>
              <w:spacing w:before="0" w:after="0"/>
            </w:pPr>
            <w:r w:rsidRPr="00626B7E">
              <w:t>My OS V2.0</w:t>
            </w:r>
          </w:p>
        </w:tc>
        <w:tc>
          <w:tcPr>
            <w:tcW w:w="1068" w:type="dxa"/>
          </w:tcPr>
          <w:p w14:paraId="1F7FF5E1" w14:textId="77777777" w:rsidR="006108C1" w:rsidRPr="00626B7E" w:rsidRDefault="006108C1" w:rsidP="00FB0F2B">
            <w:pPr>
              <w:spacing w:before="0" w:after="0"/>
            </w:pPr>
            <w:r w:rsidRPr="00626B7E">
              <w:t>None</w:t>
            </w:r>
          </w:p>
        </w:tc>
        <w:tc>
          <w:tcPr>
            <w:tcW w:w="1768" w:type="dxa"/>
          </w:tcPr>
          <w:p w14:paraId="0B086E64" w14:textId="77777777" w:rsidR="006108C1" w:rsidRPr="00626B7E" w:rsidRDefault="00E72927" w:rsidP="00FB0F2B">
            <w:pPr>
              <w:spacing w:before="0" w:after="0"/>
            </w:pPr>
            <w:r w:rsidRPr="00626B7E">
              <w:t>December 15, 2014</w:t>
            </w:r>
          </w:p>
        </w:tc>
      </w:tr>
      <w:tr w:rsidR="006108C1" w:rsidRPr="00626B7E" w14:paraId="64BAE916" w14:textId="77777777" w:rsidTr="00B34E85">
        <w:trPr>
          <w:trHeight w:val="5020"/>
        </w:trPr>
        <w:tc>
          <w:tcPr>
            <w:tcW w:w="10260" w:type="dxa"/>
            <w:gridSpan w:val="7"/>
          </w:tcPr>
          <w:p w14:paraId="05591DE4" w14:textId="77777777" w:rsidR="006108C1" w:rsidRPr="00626B7E" w:rsidRDefault="006108C1" w:rsidP="00FB0F2B">
            <w:pPr>
              <w:spacing w:before="0" w:after="0"/>
            </w:pPr>
            <w:r w:rsidRPr="00626B7E">
              <w:t>System Configuration</w:t>
            </w:r>
          </w:p>
          <w:p w14:paraId="46DC668E" w14:textId="77777777" w:rsidR="006108C1" w:rsidRPr="00626B7E" w:rsidRDefault="006108C1" w:rsidP="00FB0F2B">
            <w:pPr>
              <w:spacing w:before="0" w:after="0"/>
            </w:pPr>
          </w:p>
          <w:p w14:paraId="10572E4E" w14:textId="2C3BE985" w:rsidR="006108C1" w:rsidRPr="00626B7E" w:rsidRDefault="00AC69F7" w:rsidP="00FB0F2B">
            <w:pPr>
              <w:spacing w:before="0" w:after="0"/>
            </w:pPr>
            <w:r>
              <w:rPr>
                <w:noProof/>
              </w:rPr>
              <mc:AlternateContent>
                <mc:Choice Requires="wps">
                  <w:drawing>
                    <wp:anchor distT="0" distB="0" distL="114300" distR="114300" simplePos="0" relativeHeight="251747328" behindDoc="0" locked="0" layoutInCell="1" allowOverlap="1" wp14:anchorId="4DA3E861" wp14:editId="067E096A">
                      <wp:simplePos x="0" y="0"/>
                      <wp:positionH relativeFrom="column">
                        <wp:posOffset>1396365</wp:posOffset>
                      </wp:positionH>
                      <wp:positionV relativeFrom="paragraph">
                        <wp:posOffset>2182495</wp:posOffset>
                      </wp:positionV>
                      <wp:extent cx="1334770" cy="474980"/>
                      <wp:effectExtent l="0" t="0" r="0" b="0"/>
                      <wp:wrapNone/>
                      <wp:docPr id="73"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4770" cy="474980"/>
                              </a:xfrm>
                              <a:prstGeom prst="rect">
                                <a:avLst/>
                              </a:prstGeom>
                              <a:noFill/>
                            </wps:spPr>
                            <wps:txbx>
                              <w:txbxContent>
                                <w:p w14:paraId="140BEB26" w14:textId="77777777" w:rsidR="006C5D16" w:rsidRDefault="006C5D16" w:rsidP="00ED199C">
                                  <w:pPr>
                                    <w:pStyle w:val="NormalWeb"/>
                                  </w:pPr>
                                  <w:r>
                                    <w:t>SAS 3.0</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4DA3E861" id="_x0000_t202" coordsize="21600,21600" o:spt="202" path="m,l,21600r21600,l21600,xe">
                      <v:stroke joinstyle="miter"/>
                      <v:path gradientshapeok="t" o:connecttype="rect"/>
                    </v:shapetype>
                    <v:shape id="TextBox 72" o:spid="_x0000_s1026" type="#_x0000_t202" style="position:absolute;margin-left:109.95pt;margin-top:171.85pt;width:105.1pt;height:37.4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" filled="f" stroked="f">
                      <v:textbox style="mso-fit-shape-to-text:t">
                        <w:txbxContent>
                          <w:p w14:paraId="140BEB26" w14:textId="77777777" w:rsidR="006C5D16" w:rsidRDefault="006C5D16" w:rsidP="00ED199C">
                            <w:pPr>
                              <w:pStyle w:val="NormalWeb"/>
                            </w:pPr>
                            <w:r>
                              <w:t>SAS 3.0</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2416A430" wp14:editId="19479F66">
                      <wp:simplePos x="0" y="0"/>
                      <wp:positionH relativeFrom="column">
                        <wp:posOffset>3841115</wp:posOffset>
                      </wp:positionH>
                      <wp:positionV relativeFrom="paragraph">
                        <wp:posOffset>1795780</wp:posOffset>
                      </wp:positionV>
                      <wp:extent cx="1334770" cy="474980"/>
                      <wp:effectExtent l="0" t="0" r="0" b="0"/>
                      <wp:wrapNone/>
                      <wp:docPr id="72"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4770" cy="474980"/>
                              </a:xfrm>
                              <a:prstGeom prst="rect">
                                <a:avLst/>
                              </a:prstGeom>
                              <a:noFill/>
                            </wps:spPr>
                            <wps:txbx>
                              <w:txbxContent>
                                <w:p w14:paraId="0BB5A349" w14:textId="77777777" w:rsidR="006C5D16" w:rsidRDefault="006C5D16" w:rsidP="00ED199C">
                                  <w:pPr>
                                    <w:pStyle w:val="NormalWeb"/>
                                  </w:pPr>
                                  <w:r>
                                    <w:t>10 GbE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2416A430" id="TextBox 71" o:spid="_x0000_s1027" type="#_x0000_t202" style="position:absolute;margin-left:302.45pt;margin-top:141.4pt;width:105.1pt;height:37.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" filled="f" stroked="f">
                      <v:textbox style="mso-fit-shape-to-text:t">
                        <w:txbxContent>
                          <w:p w14:paraId="0BB5A349" w14:textId="77777777" w:rsidR="006C5D16" w:rsidRDefault="006C5D16" w:rsidP="00ED199C">
                            <w:pPr>
                              <w:pStyle w:val="NormalWeb"/>
                            </w:pPr>
                            <w:r>
                              <w:t>10 GbE</w:t>
                            </w:r>
                          </w:p>
                        </w:txbxContent>
                      </v:textbox>
                    </v:shape>
                  </w:pict>
                </mc:Fallback>
              </mc:AlternateContent>
            </w:r>
            <w:r>
              <w:rPr>
                <w:noProof/>
              </w:rPr>
              <mc:AlternateContent>
                <mc:Choice Requires="wps">
                  <w:drawing>
                    <wp:anchor distT="0" distB="0" distL="114300" distR="114300" simplePos="0" relativeHeight="251745280" behindDoc="0" locked="0" layoutInCell="1" allowOverlap="1" wp14:anchorId="13A57BD7" wp14:editId="3C4BCEF9">
                      <wp:simplePos x="0" y="0"/>
                      <wp:positionH relativeFrom="column">
                        <wp:posOffset>4956175</wp:posOffset>
                      </wp:positionH>
                      <wp:positionV relativeFrom="paragraph">
                        <wp:posOffset>1895475</wp:posOffset>
                      </wp:positionV>
                      <wp:extent cx="1334770" cy="680720"/>
                      <wp:effectExtent l="0" t="0" r="0" b="0"/>
                      <wp:wrapNone/>
                      <wp:docPr id="71"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4770" cy="680720"/>
                              </a:xfrm>
                              <a:prstGeom prst="rect">
                                <a:avLst/>
                              </a:prstGeom>
                              <a:noFill/>
                            </wps:spPr>
                            <wps:txbx>
                              <w:txbxContent>
                                <w:p w14:paraId="6033B4AC" w14:textId="77777777" w:rsidR="006C5D16" w:rsidRDefault="006C5D16" w:rsidP="00ED199C">
                                  <w:pPr>
                                    <w:pStyle w:val="NormalWeb"/>
                                  </w:pPr>
                                  <w:r>
                                    <w:t>2 x My Switch Model X</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13A57BD7" id="TextBox 70" o:spid="_x0000_s1028" type="#_x0000_t202" style="position:absolute;margin-left:390.25pt;margin-top:149.25pt;width:105.1pt;height:53.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" filled="f" stroked="f">
                      <v:textbox style="mso-fit-shape-to-text:t">
                        <w:txbxContent>
                          <w:p w14:paraId="6033B4AC" w14:textId="77777777" w:rsidR="006C5D16" w:rsidRDefault="006C5D16" w:rsidP="00ED199C">
                            <w:pPr>
                              <w:pStyle w:val="NormalWeb"/>
                            </w:pPr>
                            <w:r>
                              <w:t>2 x My Switch Model X</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02556057" wp14:editId="234352D1">
                      <wp:simplePos x="0" y="0"/>
                      <wp:positionH relativeFrom="column">
                        <wp:posOffset>1583055</wp:posOffset>
                      </wp:positionH>
                      <wp:positionV relativeFrom="paragraph">
                        <wp:posOffset>2075815</wp:posOffset>
                      </wp:positionV>
                      <wp:extent cx="468630" cy="13970"/>
                      <wp:effectExtent l="0" t="0" r="39370" b="36830"/>
                      <wp:wrapNone/>
                      <wp:docPr id="68"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468630" cy="13970"/>
                              </a:xfrm>
                              <a:prstGeom prst="line">
                                <a:avLst/>
                              </a:prstGeom>
                              <a:solidFill>
                                <a:srgbClr val="4F81BD"/>
                              </a:solidFill>
                              <a:ln w="12700" cap="flat" cmpd="sng" algn="ctr">
                                <a:solidFill>
                                  <a:sysClr val="windowText" lastClr="000000"/>
                                </a:solidFill>
                                <a:prstDash val="solid"/>
                                <a:round/>
                                <a:headEnd type="none" w="med" len="med"/>
                                <a:tailEnd type="none" w="med" len="med"/>
                              </a:ln>
                              <a:effec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3C96E75B" id="Straight Connector 67" o:spid="_x0000_s1026" style="position:absolute;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65pt,163.45pt" to="161.55pt,16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" filled="t" fillcolor="#4f81bd" strokecolor="windowText" strokeweight="1pt">
                      <o:lock v:ext="edit" shapetype="f"/>
                    </v:line>
                  </w:pict>
                </mc:Fallback>
              </mc:AlternateContent>
            </w:r>
            <w:r>
              <w:rPr>
                <w:noProof/>
              </w:rPr>
              <mc:AlternateContent>
                <mc:Choice Requires="wps">
                  <w:drawing>
                    <wp:anchor distT="0" distB="0" distL="114300" distR="114300" simplePos="0" relativeHeight="251741184" behindDoc="0" locked="0" layoutInCell="1" allowOverlap="1" wp14:anchorId="205DA015" wp14:editId="4D49EF11">
                      <wp:simplePos x="0" y="0"/>
                      <wp:positionH relativeFrom="column">
                        <wp:posOffset>1549400</wp:posOffset>
                      </wp:positionH>
                      <wp:positionV relativeFrom="paragraph">
                        <wp:posOffset>510540</wp:posOffset>
                      </wp:positionV>
                      <wp:extent cx="472440" cy="26035"/>
                      <wp:effectExtent l="0" t="0" r="35560" b="50165"/>
                      <wp:wrapNone/>
                      <wp:docPr id="58"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472440" cy="26035"/>
                              </a:xfrm>
                              <a:prstGeom prst="line">
                                <a:avLst/>
                              </a:prstGeom>
                              <a:solidFill>
                                <a:srgbClr val="4F81BD"/>
                              </a:solidFill>
                              <a:ln w="12700" cap="flat" cmpd="sng" algn="ctr">
                                <a:solidFill>
                                  <a:sysClr val="windowText" lastClr="000000"/>
                                </a:solidFill>
                                <a:prstDash val="solid"/>
                                <a:round/>
                                <a:headEnd type="none" w="med" len="med"/>
                                <a:tailEnd type="none" w="med" len="med"/>
                              </a:ln>
                              <a:effec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B6F8DA0" id="Straight Connector 57" o:spid="_x0000_s1026" style="position:absolute;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pt,40.2pt" to="159.2pt,4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" filled="t" fillcolor="#4f81bd" strokecolor="windowText" strokeweight="1pt">
                      <o:lock v:ext="edit" shapetype="f"/>
                    </v:line>
                  </w:pict>
                </mc:Fallback>
              </mc:AlternateContent>
            </w:r>
            <w:r>
              <w:rPr>
                <w:noProof/>
              </w:rPr>
              <mc:AlternateContent>
                <mc:Choice Requires="wps">
                  <w:drawing>
                    <wp:anchor distT="4294967295" distB="4294967295" distL="114300" distR="114300" simplePos="0" relativeHeight="251740160" behindDoc="0" locked="0" layoutInCell="1" allowOverlap="1" wp14:anchorId="42D2FB21" wp14:editId="786B2177">
                      <wp:simplePos x="0" y="0"/>
                      <wp:positionH relativeFrom="column">
                        <wp:posOffset>1439545</wp:posOffset>
                      </wp:positionH>
                      <wp:positionV relativeFrom="paragraph">
                        <wp:posOffset>1074419</wp:posOffset>
                      </wp:positionV>
                      <wp:extent cx="582295" cy="0"/>
                      <wp:effectExtent l="0" t="0" r="27305" b="25400"/>
                      <wp:wrapNone/>
                      <wp:docPr id="57"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2295" cy="0"/>
                              </a:xfrm>
                              <a:prstGeom prst="line">
                                <a:avLst/>
                              </a:prstGeom>
                              <a:solidFill>
                                <a:srgbClr val="4F81BD"/>
                              </a:solidFill>
                              <a:ln w="12700" cap="flat" cmpd="sng" algn="ctr">
                                <a:solidFill>
                                  <a:sysClr val="windowText" lastClr="000000"/>
                                </a:solidFill>
                                <a:prstDash val="solid"/>
                                <a:round/>
                                <a:headEnd type="none" w="med" len="med"/>
                                <a:tailEnd type="none" w="med" len="med"/>
                              </a:ln>
                              <a:effec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13376C8" id="Straight Connector 56" o:spid="_x0000_s1026" style="position:absolute;z-index:25174016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13.35pt,84.6pt" to="159.2pt,84.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" filled="t" fillcolor="#4f81bd" strokecolor="windowText" strokeweight="1pt">
                      <o:lock v:ext="edit" shapetype="f"/>
                    </v:line>
                  </w:pict>
                </mc:Fallback>
              </mc:AlternateContent>
            </w:r>
            <w:r w:rsidR="007A6F08">
              <w:rPr>
                <w:noProof/>
              </w:rPr>
              <w:drawing>
                <wp:anchor distT="0" distB="0" distL="114300" distR="114300" simplePos="0" relativeHeight="251739136" behindDoc="0" locked="0" layoutInCell="1" allowOverlap="1" wp14:anchorId="32F905FE" wp14:editId="1667B56C">
                  <wp:simplePos x="0" y="0"/>
                  <wp:positionH relativeFrom="column">
                    <wp:posOffset>248285</wp:posOffset>
                  </wp:positionH>
                  <wp:positionV relativeFrom="paragraph">
                    <wp:posOffset>1946910</wp:posOffset>
                  </wp:positionV>
                  <wp:extent cx="1304290" cy="244475"/>
                  <wp:effectExtent l="0" t="0" r="0" b="3175"/>
                  <wp:wrapNone/>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304290" cy="2444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chemeClr val="accent1"/>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chemeClr val="tx1"/>
                                </a:solidFill>
                                <a:miter lim="800000"/>
                                <a:headEnd/>
                                <a:tailEnd/>
                              </a14:hiddenLine>
                            </a:ext>
                          </a:extLst>
                        </pic:spPr>
                      </pic:pic>
                    </a:graphicData>
                  </a:graphic>
                </wp:anchor>
              </w:drawing>
            </w:r>
            <w:r w:rsidR="007A6F08" w:rsidRPr="00FB0F2B">
              <w:rPr>
                <w:noProof/>
              </w:rPr>
              <w:drawing>
                <wp:anchor distT="0" distB="0" distL="114300" distR="114300" simplePos="0" relativeHeight="251749376" behindDoc="0" locked="0" layoutInCell="1" allowOverlap="1" wp14:anchorId="23A7A30A" wp14:editId="71266FF3">
                  <wp:simplePos x="0" y="0"/>
                  <wp:positionH relativeFrom="column">
                    <wp:posOffset>248285</wp:posOffset>
                  </wp:positionH>
                  <wp:positionV relativeFrom="paragraph">
                    <wp:posOffset>951865</wp:posOffset>
                  </wp:positionV>
                  <wp:extent cx="1304290" cy="244475"/>
                  <wp:effectExtent l="0" t="0" r="0" b="3175"/>
                  <wp:wrapNone/>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304290" cy="2444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chemeClr val="accent1"/>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chemeClr val="tx1"/>
                                </a:solidFill>
                                <a:miter lim="800000"/>
                                <a:headEnd/>
                                <a:tailEnd/>
                              </a14:hiddenLine>
                            </a:ext>
                          </a:extLst>
                        </pic:spPr>
                      </pic:pic>
                    </a:graphicData>
                  </a:graphic>
                </wp:anchor>
              </w:drawing>
            </w:r>
            <w:r w:rsidR="007A6F08" w:rsidRPr="00FB0F2B">
              <w:rPr>
                <w:noProof/>
              </w:rPr>
              <w:drawing>
                <wp:anchor distT="0" distB="0" distL="114300" distR="114300" simplePos="0" relativeHeight="251738112" behindDoc="0" locked="0" layoutInCell="1" allowOverlap="1" wp14:anchorId="6AA1BBC1" wp14:editId="59ACCC54">
                  <wp:simplePos x="0" y="0"/>
                  <wp:positionH relativeFrom="column">
                    <wp:posOffset>248285</wp:posOffset>
                  </wp:positionH>
                  <wp:positionV relativeFrom="paragraph">
                    <wp:posOffset>951865</wp:posOffset>
                  </wp:positionV>
                  <wp:extent cx="1304290" cy="244475"/>
                  <wp:effectExtent l="0" t="0" r="0" b="3175"/>
                  <wp:wrapNone/>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304290" cy="2444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chemeClr val="accent1"/>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chemeClr val="tx1"/>
                                </a:solidFill>
                                <a:miter lim="800000"/>
                                <a:headEnd/>
                                <a:tailEnd/>
                              </a14:hiddenLine>
                            </a:ext>
                          </a:extLst>
                        </pic:spPr>
                      </pic:pic>
                    </a:graphicData>
                  </a:graphic>
                </wp:anchor>
              </w:drawing>
            </w:r>
            <w:r w:rsidR="007A6F08" w:rsidRPr="00FB0F2B">
              <w:rPr>
                <w:noProof/>
              </w:rPr>
              <w:drawing>
                <wp:anchor distT="0" distB="0" distL="114300" distR="114300" simplePos="0" relativeHeight="251737088" behindDoc="0" locked="0" layoutInCell="1" allowOverlap="1" wp14:anchorId="55279DF6" wp14:editId="6BE3D256">
                  <wp:simplePos x="0" y="0"/>
                  <wp:positionH relativeFrom="column">
                    <wp:posOffset>248285</wp:posOffset>
                  </wp:positionH>
                  <wp:positionV relativeFrom="paragraph">
                    <wp:posOffset>372745</wp:posOffset>
                  </wp:positionV>
                  <wp:extent cx="1304290" cy="244475"/>
                  <wp:effectExtent l="0" t="0" r="0"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304290" cy="2444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chemeClr val="accent1"/>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chemeClr val="tx1"/>
                                </a:solidFill>
                                <a:miter lim="800000"/>
                                <a:headEnd/>
                                <a:tailEnd/>
                              </a14:hiddenLine>
                            </a:ext>
                          </a:extLst>
                        </pic:spPr>
                      </pic:pic>
                    </a:graphicData>
                  </a:graphic>
                </wp:anchor>
              </w:drawing>
            </w:r>
            <w:r>
              <w:rPr>
                <w:noProof/>
              </w:rPr>
              <mc:AlternateContent>
                <mc:Choice Requires="wps">
                  <w:drawing>
                    <wp:anchor distT="0" distB="0" distL="114300" distR="114300" simplePos="0" relativeHeight="251736064" behindDoc="0" locked="0" layoutInCell="1" allowOverlap="1" wp14:anchorId="1E0923A2" wp14:editId="03555414">
                      <wp:simplePos x="0" y="0"/>
                      <wp:positionH relativeFrom="column">
                        <wp:posOffset>3472180</wp:posOffset>
                      </wp:positionH>
                      <wp:positionV relativeFrom="paragraph">
                        <wp:posOffset>962025</wp:posOffset>
                      </wp:positionV>
                      <wp:extent cx="707390" cy="85725"/>
                      <wp:effectExtent l="0" t="0" r="29210" b="41275"/>
                      <wp:wrapNone/>
                      <wp:docPr id="38"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7390" cy="85725"/>
                              </a:xfrm>
                              <a:prstGeom prst="line">
                                <a:avLst/>
                              </a:prstGeom>
                              <a:solidFill>
                                <a:srgbClr val="4F81BD"/>
                              </a:solidFill>
                              <a:ln w="12700" cap="flat" cmpd="sng" algn="ctr">
                                <a:solidFill>
                                  <a:sysClr val="windowText" lastClr="000000"/>
                                </a:solidFill>
                                <a:prstDash val="solid"/>
                                <a:round/>
                                <a:headEnd type="none" w="med" len="med"/>
                                <a:tailEnd type="none" w="med" len="med"/>
                              </a:ln>
                              <a:effec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F0997EB" id="Straight Connector 37"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4pt,75.75pt" to="329.1pt,8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" filled="t" fillcolor="#4f81bd" strokecolor="windowText" strokeweight="1pt">
                      <o:lock v:ext="edit" shapetype="f"/>
                    </v:line>
                  </w:pict>
                </mc:Fallback>
              </mc:AlternateContent>
            </w:r>
            <w:r>
              <w:rPr>
                <w:noProof/>
              </w:rPr>
              <mc:AlternateContent>
                <mc:Choice Requires="wps">
                  <w:drawing>
                    <wp:anchor distT="0" distB="0" distL="114300" distR="114300" simplePos="0" relativeHeight="251735040" behindDoc="0" locked="0" layoutInCell="1" allowOverlap="1" wp14:anchorId="5FA8B107" wp14:editId="006A46AD">
                      <wp:simplePos x="0" y="0"/>
                      <wp:positionH relativeFrom="column">
                        <wp:posOffset>3472180</wp:posOffset>
                      </wp:positionH>
                      <wp:positionV relativeFrom="paragraph">
                        <wp:posOffset>399415</wp:posOffset>
                      </wp:positionV>
                      <wp:extent cx="692150" cy="1064260"/>
                      <wp:effectExtent l="0" t="0" r="44450" b="27940"/>
                      <wp:wrapNone/>
                      <wp:docPr id="35"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92150" cy="1064260"/>
                              </a:xfrm>
                              <a:prstGeom prst="line">
                                <a:avLst/>
                              </a:prstGeom>
                              <a:solidFill>
                                <a:srgbClr val="4F81BD"/>
                              </a:solidFill>
                              <a:ln w="12700" cap="flat" cmpd="sng" algn="ctr">
                                <a:solidFill>
                                  <a:sysClr val="windowText" lastClr="000000"/>
                                </a:solidFill>
                                <a:prstDash val="solid"/>
                                <a:round/>
                                <a:headEnd type="none" w="med" len="med"/>
                                <a:tailEnd type="none" w="med" len="med"/>
                              </a:ln>
                              <a:effec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7742BD1" id="Straight Connector 34"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4pt,31.45pt" to="327.9pt,115.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" filled="t" fillcolor="#4f81bd" strokecolor="windowText" strokeweight="1pt">
                      <o:lock v:ext="edit" shapetype="f"/>
                    </v:line>
                  </w:pict>
                </mc:Fallback>
              </mc:AlternateContent>
            </w:r>
            <w:r>
              <w:rPr>
                <w:noProof/>
              </w:rPr>
              <mc:AlternateContent>
                <mc:Choice Requires="wps">
                  <w:drawing>
                    <wp:anchor distT="0" distB="0" distL="114300" distR="114300" simplePos="0" relativeHeight="251734016" behindDoc="0" locked="0" layoutInCell="1" allowOverlap="1" wp14:anchorId="659C35B4" wp14:editId="6A52B52B">
                      <wp:simplePos x="0" y="0"/>
                      <wp:positionH relativeFrom="column">
                        <wp:posOffset>3502660</wp:posOffset>
                      </wp:positionH>
                      <wp:positionV relativeFrom="paragraph">
                        <wp:posOffset>1501775</wp:posOffset>
                      </wp:positionV>
                      <wp:extent cx="1164590" cy="588010"/>
                      <wp:effectExtent l="0" t="0" r="29210" b="46990"/>
                      <wp:wrapNone/>
                      <wp:docPr id="26"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164590" cy="588010"/>
                              </a:xfrm>
                              <a:prstGeom prst="line">
                                <a:avLst/>
                              </a:prstGeom>
                              <a:solidFill>
                                <a:srgbClr val="4F81BD"/>
                              </a:solidFill>
                              <a:ln w="12700" cap="flat" cmpd="sng" algn="ctr">
                                <a:solidFill>
                                  <a:sysClr val="windowText" lastClr="000000"/>
                                </a:solidFill>
                                <a:prstDash val="solid"/>
                                <a:round/>
                                <a:headEnd type="none" w="med" len="med"/>
                                <a:tailEnd type="none" w="med" len="med"/>
                              </a:ln>
                              <a:effec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5744928" id="Straight Connector 25" o:spid="_x0000_s1026" style="position:absolute;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5.8pt,118.25pt" to="367.5pt,16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" filled="t" fillcolor="#4f81bd" strokecolor="windowText" strokeweight="1pt">
                      <o:lock v:ext="edit" shapetype="f"/>
                    </v:line>
                  </w:pict>
                </mc:Fallback>
              </mc:AlternateContent>
            </w:r>
            <w:r>
              <w:rPr>
                <w:noProof/>
              </w:rPr>
              <mc:AlternateContent>
                <mc:Choice Requires="wps">
                  <w:drawing>
                    <wp:anchor distT="0" distB="0" distL="114300" distR="114300" simplePos="0" relativeHeight="251732992" behindDoc="0" locked="0" layoutInCell="1" allowOverlap="1" wp14:anchorId="34C52444" wp14:editId="147E21CA">
                      <wp:simplePos x="0" y="0"/>
                      <wp:positionH relativeFrom="column">
                        <wp:posOffset>3502660</wp:posOffset>
                      </wp:positionH>
                      <wp:positionV relativeFrom="paragraph">
                        <wp:posOffset>1048385</wp:posOffset>
                      </wp:positionV>
                      <wp:extent cx="676910" cy="1041400"/>
                      <wp:effectExtent l="0" t="0" r="34290" b="25400"/>
                      <wp:wrapNone/>
                      <wp:docPr id="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676910" cy="1041400"/>
                              </a:xfrm>
                              <a:prstGeom prst="line">
                                <a:avLst/>
                              </a:prstGeom>
                              <a:solidFill>
                                <a:srgbClr val="4F81BD"/>
                              </a:solidFill>
                              <a:ln w="12700" cap="flat" cmpd="sng" algn="ctr">
                                <a:solidFill>
                                  <a:sysClr val="windowText" lastClr="000000"/>
                                </a:solidFill>
                                <a:prstDash val="solid"/>
                                <a:round/>
                                <a:headEnd type="none" w="med" len="med"/>
                                <a:tailEnd type="none" w="med" len="med"/>
                              </a:ln>
                              <a:effec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4CBBC3D" id="Straight Connector 24" o:spid="_x0000_s1026" style="position:absolute;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5.8pt,82.55pt" to="329.1pt,16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" filled="t" fillcolor="#4f81bd" strokecolor="windowText" strokeweight="1pt">
                      <o:lock v:ext="edit" shapetype="f"/>
                    </v:line>
                  </w:pict>
                </mc:Fallback>
              </mc:AlternateContent>
            </w:r>
            <w:r>
              <w:rPr>
                <w:noProof/>
              </w:rPr>
              <mc:AlternateContent>
                <mc:Choice Requires="wps">
                  <w:drawing>
                    <wp:anchor distT="0" distB="0" distL="114300" distR="114300" simplePos="0" relativeHeight="251731968" behindDoc="0" locked="0" layoutInCell="1" allowOverlap="1" wp14:anchorId="0A0D116F" wp14:editId="68C87467">
                      <wp:simplePos x="0" y="0"/>
                      <wp:positionH relativeFrom="column">
                        <wp:posOffset>3522980</wp:posOffset>
                      </wp:positionH>
                      <wp:positionV relativeFrom="paragraph">
                        <wp:posOffset>484505</wp:posOffset>
                      </wp:positionV>
                      <wp:extent cx="1061085" cy="411480"/>
                      <wp:effectExtent l="0" t="0" r="31115" b="45720"/>
                      <wp:wrapNone/>
                      <wp:docPr id="20"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61085" cy="411480"/>
                              </a:xfrm>
                              <a:prstGeom prst="line">
                                <a:avLst/>
                              </a:prstGeom>
                              <a:solidFill>
                                <a:srgbClr val="4F81BD"/>
                              </a:solidFill>
                              <a:ln w="12700" cap="flat" cmpd="sng" algn="ctr">
                                <a:solidFill>
                                  <a:sysClr val="windowText" lastClr="000000"/>
                                </a:solidFill>
                                <a:prstDash val="solid"/>
                                <a:round/>
                                <a:headEnd type="none" w="med" len="med"/>
                                <a:tailEnd type="none" w="med" len="med"/>
                              </a:ln>
                              <a:effec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E4FA6D9" id="Straight Connector 19"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4pt,38.15pt" to="360.95pt,70.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" filled="t" fillcolor="#4f81bd" strokecolor="windowText" strokeweight="1pt">
                      <o:lock v:ext="edit" shapetype="f"/>
                    </v:line>
                  </w:pict>
                </mc:Fallback>
              </mc:AlternateContent>
            </w:r>
            <w:r>
              <w:rPr>
                <w:noProof/>
              </w:rPr>
              <mc:AlternateContent>
                <mc:Choice Requires="wps">
                  <w:drawing>
                    <wp:anchor distT="0" distB="0" distL="114300" distR="114300" simplePos="0" relativeHeight="251730944" behindDoc="0" locked="0" layoutInCell="1" allowOverlap="1" wp14:anchorId="326282CD" wp14:editId="523960D1">
                      <wp:simplePos x="0" y="0"/>
                      <wp:positionH relativeFrom="column">
                        <wp:posOffset>3472180</wp:posOffset>
                      </wp:positionH>
                      <wp:positionV relativeFrom="paragraph">
                        <wp:posOffset>962025</wp:posOffset>
                      </wp:positionV>
                      <wp:extent cx="692150" cy="501650"/>
                      <wp:effectExtent l="0" t="0" r="44450" b="31750"/>
                      <wp:wrapNone/>
                      <wp:docPr id="10"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92150" cy="501650"/>
                              </a:xfrm>
                              <a:prstGeom prst="line">
                                <a:avLst/>
                              </a:prstGeom>
                              <a:solidFill>
                                <a:srgbClr val="4F81BD"/>
                              </a:solidFill>
                              <a:ln w="12700" cap="flat" cmpd="sng" algn="ctr">
                                <a:solidFill>
                                  <a:sysClr val="windowText" lastClr="000000"/>
                                </a:solidFill>
                                <a:prstDash val="solid"/>
                                <a:round/>
                                <a:headEnd type="none" w="med" len="med"/>
                                <a:tailEnd type="none" w="med" len="med"/>
                              </a:ln>
                              <a:effec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BCE50EB" id="Straight Connector 9"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4pt,75.75pt" to="327.9pt,115.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" filled="t" fillcolor="#4f81bd" strokecolor="windowText" strokeweight="1pt">
                      <o:lock v:ext="edit" shapetype="f"/>
                    </v:line>
                  </w:pict>
                </mc:Fallback>
              </mc:AlternateContent>
            </w:r>
            <w:r w:rsidR="007A6F08">
              <w:rPr>
                <w:noProof/>
              </w:rPr>
              <w:drawing>
                <wp:anchor distT="0" distB="0" distL="114300" distR="114300" simplePos="0" relativeHeight="251729920" behindDoc="0" locked="0" layoutInCell="1" allowOverlap="1" wp14:anchorId="0840C426" wp14:editId="37B198D5">
                  <wp:simplePos x="0" y="0"/>
                  <wp:positionH relativeFrom="column">
                    <wp:posOffset>4164965</wp:posOffset>
                  </wp:positionH>
                  <wp:positionV relativeFrom="paragraph">
                    <wp:posOffset>1315085</wp:posOffset>
                  </wp:positionV>
                  <wp:extent cx="2126615" cy="297180"/>
                  <wp:effectExtent l="0" t="0" r="6985" b="7620"/>
                  <wp:wrapNone/>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126615" cy="2971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chemeClr val="accent1"/>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chemeClr val="tx1"/>
                                </a:solidFill>
                                <a:miter lim="800000"/>
                                <a:headEnd/>
                                <a:tailEnd/>
                              </a14:hiddenLine>
                            </a:ext>
                          </a:extLst>
                        </pic:spPr>
                      </pic:pic>
                    </a:graphicData>
                  </a:graphic>
                </wp:anchor>
              </w:drawing>
            </w:r>
            <w:r w:rsidR="007A6F08" w:rsidRPr="00FB0F2B">
              <w:rPr>
                <w:noProof/>
              </w:rPr>
              <w:drawing>
                <wp:anchor distT="0" distB="0" distL="114300" distR="114300" simplePos="0" relativeHeight="251728896" behindDoc="0" locked="0" layoutInCell="1" allowOverlap="1" wp14:anchorId="3340F19B" wp14:editId="5D81930F">
                  <wp:simplePos x="0" y="0"/>
                  <wp:positionH relativeFrom="column">
                    <wp:posOffset>4180205</wp:posOffset>
                  </wp:positionH>
                  <wp:positionV relativeFrom="paragraph">
                    <wp:posOffset>899795</wp:posOffset>
                  </wp:positionV>
                  <wp:extent cx="2126615" cy="297180"/>
                  <wp:effectExtent l="0" t="0" r="6985" b="7620"/>
                  <wp:wrapNone/>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126615" cy="2971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chemeClr val="accent1"/>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chemeClr val="tx1"/>
                                </a:solidFill>
                                <a:miter lim="800000"/>
                                <a:headEnd/>
                                <a:tailEnd/>
                              </a14:hiddenLine>
                            </a:ext>
                          </a:extLst>
                        </pic:spPr>
                      </pic:pic>
                    </a:graphicData>
                  </a:graphic>
                </wp:anchor>
              </w:drawing>
            </w:r>
            <w:r w:rsidR="007A6F08" w:rsidRPr="00FB0F2B">
              <w:rPr>
                <w:noProof/>
              </w:rPr>
              <w:drawing>
                <wp:anchor distT="0" distB="0" distL="114300" distR="114300" simplePos="0" relativeHeight="251727872" behindDoc="0" locked="0" layoutInCell="1" allowOverlap="1" wp14:anchorId="4EF398CA" wp14:editId="72395E43">
                  <wp:simplePos x="0" y="0"/>
                  <wp:positionH relativeFrom="column">
                    <wp:posOffset>2000885</wp:posOffset>
                  </wp:positionH>
                  <wp:positionV relativeFrom="paragraph">
                    <wp:posOffset>1892300</wp:posOffset>
                  </wp:positionV>
                  <wp:extent cx="1501775" cy="394970"/>
                  <wp:effectExtent l="0" t="0" r="3175" b="5080"/>
                  <wp:wrapNone/>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01775" cy="39497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chemeClr val="accent1"/>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chemeClr val="tx1"/>
                                </a:solidFill>
                                <a:miter lim="800000"/>
                                <a:headEnd/>
                                <a:tailEnd/>
                              </a14:hiddenLine>
                            </a:ext>
                          </a:extLst>
                        </pic:spPr>
                      </pic:pic>
                    </a:graphicData>
                  </a:graphic>
                </wp:anchor>
              </w:drawing>
            </w:r>
            <w:r w:rsidR="007A6F08" w:rsidRPr="00FB0F2B">
              <w:rPr>
                <w:noProof/>
              </w:rPr>
              <w:drawing>
                <wp:anchor distT="0" distB="0" distL="114300" distR="114300" simplePos="0" relativeHeight="251726848" behindDoc="0" locked="0" layoutInCell="1" allowOverlap="1" wp14:anchorId="1DE22B3A" wp14:editId="08A0FF5B">
                  <wp:simplePos x="0" y="0"/>
                  <wp:positionH relativeFrom="column">
                    <wp:posOffset>1970405</wp:posOffset>
                  </wp:positionH>
                  <wp:positionV relativeFrom="paragraph">
                    <wp:posOffset>764540</wp:posOffset>
                  </wp:positionV>
                  <wp:extent cx="1501775" cy="394970"/>
                  <wp:effectExtent l="0" t="0" r="3175" b="5080"/>
                  <wp:wrapNone/>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01775" cy="39497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chemeClr val="accent1"/>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chemeClr val="tx1"/>
                                </a:solidFill>
                                <a:miter lim="800000"/>
                                <a:headEnd/>
                                <a:tailEnd/>
                              </a14:hiddenLine>
                            </a:ext>
                          </a:extLst>
                        </pic:spPr>
                      </pic:pic>
                    </a:graphicData>
                  </a:graphic>
                </wp:anchor>
              </w:drawing>
            </w:r>
            <w:r w:rsidR="007A6F08" w:rsidRPr="00FB0F2B">
              <w:rPr>
                <w:noProof/>
              </w:rPr>
              <w:drawing>
                <wp:anchor distT="0" distB="0" distL="114300" distR="114300" simplePos="0" relativeHeight="251725824" behindDoc="0" locked="0" layoutInCell="1" allowOverlap="1" wp14:anchorId="2370EAC7" wp14:editId="3DEB87EB">
                  <wp:simplePos x="0" y="0"/>
                  <wp:positionH relativeFrom="column">
                    <wp:posOffset>1991451</wp:posOffset>
                  </wp:positionH>
                  <wp:positionV relativeFrom="paragraph">
                    <wp:posOffset>204470</wp:posOffset>
                  </wp:positionV>
                  <wp:extent cx="1480871" cy="389947"/>
                  <wp:effectExtent l="0" t="0" r="5080" b="0"/>
                  <wp:wrapNone/>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80871" cy="389947"/>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chemeClr val="accent1"/>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chemeClr val="tx1"/>
                                </a:solidFill>
                                <a:miter lim="800000"/>
                                <a:headEnd/>
                                <a:tailEnd/>
                              </a14:hiddenLine>
                            </a:ext>
                          </a:extLst>
                        </pic:spPr>
                      </pic:pic>
                    </a:graphicData>
                  </a:graphic>
                </wp:anchor>
              </w:drawing>
            </w:r>
            <w:r w:rsidR="006108C1" w:rsidRPr="00626B7E">
              <w:t xml:space="preserve"> </w:t>
            </w:r>
          </w:p>
          <w:p w14:paraId="7B981C35" w14:textId="77777777" w:rsidR="006108C1" w:rsidRPr="00626B7E" w:rsidRDefault="006108C1" w:rsidP="00FB0F2B">
            <w:pPr>
              <w:spacing w:before="0" w:after="0"/>
            </w:pPr>
          </w:p>
          <w:p w14:paraId="157F0E19" w14:textId="77777777" w:rsidR="006108C1" w:rsidRPr="00626B7E" w:rsidRDefault="006108C1" w:rsidP="00FB0F2B">
            <w:pPr>
              <w:spacing w:before="0" w:after="0"/>
            </w:pPr>
          </w:p>
          <w:p w14:paraId="464C9DD6" w14:textId="77777777" w:rsidR="006108C1" w:rsidRPr="00626B7E" w:rsidRDefault="006108C1" w:rsidP="00FB0F2B">
            <w:pPr>
              <w:spacing w:before="0" w:after="0"/>
            </w:pPr>
          </w:p>
          <w:p w14:paraId="045002E5" w14:textId="77777777" w:rsidR="006108C1" w:rsidRPr="00626B7E" w:rsidRDefault="006108C1" w:rsidP="00FB0F2B">
            <w:pPr>
              <w:spacing w:before="0" w:after="0"/>
            </w:pPr>
          </w:p>
          <w:p w14:paraId="0C8BD11A" w14:textId="77777777" w:rsidR="006108C1" w:rsidRPr="00626B7E" w:rsidRDefault="006108C1" w:rsidP="00FB0F2B">
            <w:pPr>
              <w:spacing w:before="0" w:after="0"/>
            </w:pPr>
          </w:p>
          <w:p w14:paraId="6AE197FA" w14:textId="77777777" w:rsidR="006108C1" w:rsidRPr="00626B7E" w:rsidRDefault="006108C1" w:rsidP="00FB0F2B">
            <w:pPr>
              <w:spacing w:before="0" w:after="0"/>
            </w:pPr>
          </w:p>
          <w:p w14:paraId="6B90413D" w14:textId="77777777" w:rsidR="006108C1" w:rsidRPr="00626B7E" w:rsidRDefault="006108C1" w:rsidP="00FB0F2B">
            <w:pPr>
              <w:spacing w:before="0" w:after="0"/>
            </w:pPr>
          </w:p>
          <w:p w14:paraId="18239EE6" w14:textId="77777777" w:rsidR="006108C1" w:rsidRPr="00626B7E" w:rsidRDefault="006108C1" w:rsidP="00FB0F2B">
            <w:pPr>
              <w:spacing w:before="0" w:after="0"/>
            </w:pPr>
          </w:p>
          <w:p w14:paraId="29939A06" w14:textId="77777777" w:rsidR="006108C1" w:rsidRPr="00626B7E" w:rsidRDefault="006108C1" w:rsidP="00FB0F2B">
            <w:pPr>
              <w:spacing w:before="0" w:after="0"/>
            </w:pPr>
          </w:p>
          <w:p w14:paraId="1E88A210" w14:textId="77777777" w:rsidR="006108C1" w:rsidRPr="00626B7E" w:rsidRDefault="006108C1" w:rsidP="00FB0F2B">
            <w:pPr>
              <w:spacing w:before="0" w:after="0"/>
            </w:pPr>
            <w:r w:rsidRPr="00626B7E">
              <w:t>:</w:t>
            </w:r>
          </w:p>
          <w:p w14:paraId="7ABDF708" w14:textId="2D27B2D2" w:rsidR="006108C1" w:rsidRPr="00626B7E" w:rsidRDefault="00AC69F7" w:rsidP="00FB0F2B">
            <w:pPr>
              <w:spacing w:before="0" w:after="0"/>
            </w:pPr>
            <w:r>
              <w:rPr>
                <w:noProof/>
              </w:rPr>
              <mc:AlternateContent>
                <mc:Choice Requires="wps">
                  <w:drawing>
                    <wp:anchor distT="0" distB="0" distL="114300" distR="114300" simplePos="0" relativeHeight="251744256" behindDoc="0" locked="0" layoutInCell="1" allowOverlap="1" wp14:anchorId="4E8C95A3" wp14:editId="45140C46">
                      <wp:simplePos x="0" y="0"/>
                      <wp:positionH relativeFrom="column">
                        <wp:posOffset>2064385</wp:posOffset>
                      </wp:positionH>
                      <wp:positionV relativeFrom="paragraph">
                        <wp:posOffset>413385</wp:posOffset>
                      </wp:positionV>
                      <wp:extent cx="1334770" cy="680720"/>
                      <wp:effectExtent l="0" t="0" r="0" b="0"/>
                      <wp:wrapNone/>
                      <wp:docPr id="70"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4770" cy="680720"/>
                              </a:xfrm>
                              <a:prstGeom prst="rect">
                                <a:avLst/>
                              </a:prstGeom>
                              <a:noFill/>
                            </wps:spPr>
                            <wps:txbx>
                              <w:txbxContent>
                                <w:p w14:paraId="388DE596" w14:textId="77777777" w:rsidR="006C5D16" w:rsidRDefault="006C5D16" w:rsidP="00ED199C">
                                  <w:pPr>
                                    <w:pStyle w:val="NormalWeb"/>
                                  </w:pPr>
                                  <w:r>
                                    <w:t>4 x My Server Model B</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4E8C95A3" id="TextBox 69" o:spid="_x0000_s1029" type="#_x0000_t202" style="position:absolute;margin-left:162.55pt;margin-top:32.55pt;width:105.1pt;height:53.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" filled="f" stroked="f">
                      <v:textbox style="mso-fit-shape-to-text:t">
                        <w:txbxContent>
                          <w:p w14:paraId="388DE596" w14:textId="77777777" w:rsidR="006C5D16" w:rsidRDefault="006C5D16" w:rsidP="00ED199C">
                            <w:pPr>
                              <w:pStyle w:val="NormalWeb"/>
                            </w:pPr>
                            <w:r>
                              <w:t>4 x My Server Model B</w:t>
                            </w:r>
                          </w:p>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0FCA21FC" wp14:editId="4F9D368C">
                      <wp:simplePos x="0" y="0"/>
                      <wp:positionH relativeFrom="column">
                        <wp:posOffset>97155</wp:posOffset>
                      </wp:positionH>
                      <wp:positionV relativeFrom="paragraph">
                        <wp:posOffset>386080</wp:posOffset>
                      </wp:positionV>
                      <wp:extent cx="1600200" cy="1063625"/>
                      <wp:effectExtent l="0" t="5080" r="4445" b="0"/>
                      <wp:wrapNone/>
                      <wp:docPr id="3" name="TextBox 20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063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A60818" w14:textId="444244C7" w:rsidR="006C5D16" w:rsidRDefault="006C5D16" w:rsidP="00ED199C">
                                  <w:pPr>
                                    <w:pStyle w:val="NormalWeb"/>
                                  </w:pPr>
                                  <w:r>
                                    <w:t xml:space="preserve">4 x My Storage Array Model A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CA21FC" id="TextBox 2074" o:spid="_x0000_s1030" type="#_x0000_t202" style="position:absolute;margin-left:7.65pt;margin-top:30.4pt;width:126pt;height:83.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" filled="f" stroked="f">
                      <v:textbox>
                        <w:txbxContent>
                          <w:p w14:paraId="59A60818" w14:textId="444244C7" w:rsidR="006C5D16" w:rsidRDefault="006C5D16" w:rsidP="00ED199C">
                            <w:pPr>
                              <w:pStyle w:val="NormalWeb"/>
                            </w:pPr>
                            <w:r>
                              <w:t xml:space="preserve">4 x My Storage Array Model A </w:t>
                            </w:r>
                          </w:p>
                        </w:txbxContent>
                      </v:textbox>
                    </v:shape>
                  </w:pict>
                </mc:Fallback>
              </mc:AlternateContent>
            </w:r>
            <w:r w:rsidR="006108C1" w:rsidRPr="00626B7E">
              <w:t>:</w:t>
            </w:r>
          </w:p>
        </w:tc>
      </w:tr>
      <w:tr w:rsidR="006108C1" w:rsidRPr="00626B7E" w14:paraId="0BF4C4B7" w14:textId="77777777" w:rsidTr="00EA1326">
        <w:trPr>
          <w:trHeight w:val="421"/>
        </w:trPr>
        <w:tc>
          <w:tcPr>
            <w:tcW w:w="5899" w:type="dxa"/>
            <w:gridSpan w:val="4"/>
            <w:vAlign w:val="center"/>
          </w:tcPr>
          <w:p w14:paraId="718CE281" w14:textId="77777777" w:rsidR="006108C1" w:rsidRPr="00626B7E" w:rsidRDefault="006108C1" w:rsidP="00FB0F2B">
            <w:pPr>
              <w:spacing w:before="0" w:after="0"/>
            </w:pPr>
            <w:r w:rsidRPr="00626B7E">
              <w:t>Physical Storage /Scale Factor</w:t>
            </w:r>
          </w:p>
        </w:tc>
        <w:tc>
          <w:tcPr>
            <w:tcW w:w="4361" w:type="dxa"/>
            <w:gridSpan w:val="3"/>
            <w:vAlign w:val="center"/>
          </w:tcPr>
          <w:p w14:paraId="44DA762F" w14:textId="77777777" w:rsidR="006108C1" w:rsidRPr="00626B7E" w:rsidRDefault="006108C1" w:rsidP="00FB0F2B">
            <w:pPr>
              <w:spacing w:before="0" w:after="0"/>
            </w:pPr>
            <w:r w:rsidRPr="00626B7E">
              <w:t>Scale Factor/Physical Memory</w:t>
            </w:r>
          </w:p>
        </w:tc>
      </w:tr>
      <w:tr w:rsidR="006108C1" w:rsidRPr="00626B7E" w14:paraId="38415F0A" w14:textId="77777777" w:rsidTr="00EA1326">
        <w:trPr>
          <w:trHeight w:val="90"/>
        </w:trPr>
        <w:tc>
          <w:tcPr>
            <w:tcW w:w="5899" w:type="dxa"/>
            <w:gridSpan w:val="4"/>
            <w:tcBorders>
              <w:top w:val="single" w:sz="18" w:space="0" w:color="auto"/>
              <w:bottom w:val="nil"/>
              <w:right w:val="nil"/>
            </w:tcBorders>
            <w:vAlign w:val="center"/>
          </w:tcPr>
          <w:p w14:paraId="482B5993" w14:textId="77777777" w:rsidR="006108C1" w:rsidRPr="00626B7E" w:rsidRDefault="006108C1" w:rsidP="00FB0F2B">
            <w:pPr>
              <w:spacing w:before="0" w:after="0"/>
            </w:pPr>
            <w:r w:rsidRPr="00626B7E">
              <w:t xml:space="preserve">Servers  </w:t>
            </w:r>
          </w:p>
        </w:tc>
        <w:tc>
          <w:tcPr>
            <w:tcW w:w="4361" w:type="dxa"/>
            <w:gridSpan w:val="3"/>
            <w:tcBorders>
              <w:top w:val="single" w:sz="18" w:space="0" w:color="auto"/>
              <w:left w:val="nil"/>
              <w:bottom w:val="nil"/>
              <w:right w:val="single" w:sz="18" w:space="0" w:color="auto"/>
            </w:tcBorders>
            <w:vAlign w:val="center"/>
          </w:tcPr>
          <w:p w14:paraId="421845FA" w14:textId="77777777" w:rsidR="006108C1" w:rsidRPr="00626B7E" w:rsidRDefault="006108C1" w:rsidP="00FB0F2B">
            <w:pPr>
              <w:spacing w:before="0" w:after="0"/>
            </w:pPr>
            <w:r w:rsidRPr="00626B7E">
              <w:t>4 x My Server Model B</w:t>
            </w:r>
          </w:p>
        </w:tc>
      </w:tr>
      <w:tr w:rsidR="006108C1" w:rsidRPr="00626B7E" w14:paraId="7A9C34CD" w14:textId="77777777" w:rsidTr="00EA1326">
        <w:trPr>
          <w:trHeight w:val="90"/>
        </w:trPr>
        <w:tc>
          <w:tcPr>
            <w:tcW w:w="5899" w:type="dxa"/>
            <w:gridSpan w:val="4"/>
            <w:tcBorders>
              <w:top w:val="nil"/>
              <w:bottom w:val="nil"/>
              <w:right w:val="nil"/>
            </w:tcBorders>
            <w:vAlign w:val="center"/>
          </w:tcPr>
          <w:p w14:paraId="3EE7C698" w14:textId="77777777" w:rsidR="006108C1" w:rsidRPr="00626B7E" w:rsidRDefault="006108C1" w:rsidP="00FB0F2B">
            <w:pPr>
              <w:spacing w:before="0" w:after="0"/>
            </w:pPr>
            <w:r w:rsidRPr="00626B7E">
              <w:t>Processors/Cores/Threads/Model</w:t>
            </w:r>
          </w:p>
        </w:tc>
        <w:tc>
          <w:tcPr>
            <w:tcW w:w="4361" w:type="dxa"/>
            <w:gridSpan w:val="3"/>
            <w:tcBorders>
              <w:top w:val="nil"/>
              <w:left w:val="nil"/>
              <w:bottom w:val="nil"/>
              <w:right w:val="single" w:sz="18" w:space="0" w:color="auto"/>
            </w:tcBorders>
            <w:vAlign w:val="center"/>
          </w:tcPr>
          <w:p w14:paraId="5CBA8564" w14:textId="722F6A76" w:rsidR="006108C1" w:rsidRPr="00626B7E" w:rsidRDefault="006108C1" w:rsidP="00FB0F2B">
            <w:pPr>
              <w:spacing w:before="0" w:after="0"/>
            </w:pPr>
            <w:r w:rsidRPr="00626B7E">
              <w:t xml:space="preserve">4/32/64 My CPU Model </w:t>
            </w:r>
            <w:r w:rsidR="005F14C1" w:rsidRPr="00626B7E">
              <w:t>Z (</w:t>
            </w:r>
            <w:r w:rsidRPr="00626B7E">
              <w:t>2.7 GHz, 20MB cache, 130W</w:t>
            </w:r>
            <w:r w:rsidRPr="00626B7E">
              <w:rPr>
                <w:color w:val="A6A6A6" w:themeColor="background1" w:themeShade="A6"/>
              </w:rPr>
              <w:t>)</w:t>
            </w:r>
          </w:p>
        </w:tc>
      </w:tr>
      <w:tr w:rsidR="006108C1" w:rsidRPr="00626B7E" w14:paraId="0F9D5CCA" w14:textId="77777777" w:rsidTr="009F4ED6">
        <w:trPr>
          <w:trHeight w:val="306"/>
        </w:trPr>
        <w:tc>
          <w:tcPr>
            <w:tcW w:w="5899" w:type="dxa"/>
            <w:gridSpan w:val="4"/>
            <w:tcBorders>
              <w:top w:val="nil"/>
              <w:bottom w:val="nil"/>
              <w:right w:val="nil"/>
            </w:tcBorders>
            <w:vAlign w:val="center"/>
          </w:tcPr>
          <w:p w14:paraId="55A296C1" w14:textId="77777777" w:rsidR="006108C1" w:rsidRPr="00626B7E" w:rsidRDefault="006108C1" w:rsidP="00FB0F2B">
            <w:pPr>
              <w:spacing w:before="0" w:after="0"/>
            </w:pPr>
            <w:r w:rsidRPr="00626B7E">
              <w:t>Memory</w:t>
            </w:r>
          </w:p>
          <w:p w14:paraId="597E54BC" w14:textId="77777777" w:rsidR="006108C1" w:rsidRPr="00626B7E" w:rsidRDefault="006108C1" w:rsidP="00FB0F2B">
            <w:pPr>
              <w:spacing w:before="0" w:after="0"/>
            </w:pPr>
          </w:p>
        </w:tc>
        <w:tc>
          <w:tcPr>
            <w:tcW w:w="4361" w:type="dxa"/>
            <w:gridSpan w:val="3"/>
            <w:tcBorders>
              <w:top w:val="nil"/>
              <w:left w:val="nil"/>
              <w:bottom w:val="nil"/>
              <w:right w:val="single" w:sz="18" w:space="0" w:color="auto"/>
            </w:tcBorders>
            <w:vAlign w:val="center"/>
          </w:tcPr>
          <w:p w14:paraId="5E859C58" w14:textId="77777777" w:rsidR="006108C1" w:rsidRPr="00626B7E" w:rsidRDefault="006108C1" w:rsidP="00FB0F2B">
            <w:pPr>
              <w:spacing w:before="0" w:after="0"/>
            </w:pPr>
            <w:r w:rsidRPr="00626B7E">
              <w:t>128GB</w:t>
            </w:r>
          </w:p>
          <w:p w14:paraId="46CBB2F6" w14:textId="77777777" w:rsidR="006108C1" w:rsidRPr="00626B7E" w:rsidRDefault="006108C1" w:rsidP="00FB0F2B">
            <w:pPr>
              <w:spacing w:before="0" w:after="0"/>
            </w:pPr>
          </w:p>
        </w:tc>
      </w:tr>
      <w:tr w:rsidR="006108C1" w:rsidRPr="00626B7E" w14:paraId="63FB5B45" w14:textId="77777777" w:rsidTr="009F4ED6">
        <w:trPr>
          <w:trHeight w:val="324"/>
        </w:trPr>
        <w:tc>
          <w:tcPr>
            <w:tcW w:w="5899" w:type="dxa"/>
            <w:gridSpan w:val="4"/>
            <w:tcBorders>
              <w:top w:val="nil"/>
              <w:bottom w:val="nil"/>
              <w:right w:val="nil"/>
            </w:tcBorders>
            <w:vAlign w:val="center"/>
          </w:tcPr>
          <w:p w14:paraId="22FD678F" w14:textId="77777777" w:rsidR="006108C1" w:rsidRPr="00626B7E" w:rsidRDefault="006108C1" w:rsidP="00FB0F2B">
            <w:pPr>
              <w:spacing w:before="0" w:after="0"/>
            </w:pPr>
            <w:r w:rsidRPr="00626B7E">
              <w:t>Storage</w:t>
            </w:r>
          </w:p>
        </w:tc>
        <w:tc>
          <w:tcPr>
            <w:tcW w:w="4361" w:type="dxa"/>
            <w:gridSpan w:val="3"/>
            <w:tcBorders>
              <w:top w:val="nil"/>
              <w:left w:val="nil"/>
              <w:bottom w:val="nil"/>
              <w:right w:val="single" w:sz="18" w:space="0" w:color="auto"/>
            </w:tcBorders>
            <w:vAlign w:val="center"/>
          </w:tcPr>
          <w:p w14:paraId="6E7A98EF" w14:textId="20141EA4" w:rsidR="006108C1" w:rsidRPr="00626B7E" w:rsidRDefault="006108C1" w:rsidP="00FB0F2B">
            <w:pPr>
              <w:spacing w:before="0" w:after="0"/>
            </w:pPr>
            <w:r w:rsidRPr="00626B7E">
              <w:t xml:space="preserve">2 x 600GB 10K SFF </w:t>
            </w:r>
            <w:r w:rsidR="005F14C1" w:rsidRPr="00626B7E">
              <w:t>SAS (</w:t>
            </w:r>
            <w:r w:rsidRPr="00626B7E">
              <w:t>internal)</w:t>
            </w:r>
          </w:p>
          <w:p w14:paraId="704A0DAB" w14:textId="77777777" w:rsidR="006108C1" w:rsidRPr="00626B7E" w:rsidRDefault="006108C1" w:rsidP="00FB0F2B">
            <w:pPr>
              <w:spacing w:before="0" w:after="0"/>
            </w:pPr>
            <w:r w:rsidRPr="00626B7E">
              <w:t>1 x My Storage Array Model A with 8 X 1TB 7.2K SAS LFF HDD</w:t>
            </w:r>
          </w:p>
        </w:tc>
      </w:tr>
      <w:tr w:rsidR="006108C1" w:rsidRPr="00626B7E" w14:paraId="6F4E6162" w14:textId="77777777" w:rsidTr="009F4ED6">
        <w:trPr>
          <w:trHeight w:val="774"/>
        </w:trPr>
        <w:tc>
          <w:tcPr>
            <w:tcW w:w="5899" w:type="dxa"/>
            <w:gridSpan w:val="4"/>
            <w:tcBorders>
              <w:top w:val="nil"/>
              <w:bottom w:val="nil"/>
              <w:right w:val="nil"/>
            </w:tcBorders>
            <w:vAlign w:val="center"/>
          </w:tcPr>
          <w:p w14:paraId="3CE9538A" w14:textId="77777777" w:rsidR="006108C1" w:rsidRPr="00626B7E" w:rsidRDefault="006108C1" w:rsidP="00FB0F2B">
            <w:pPr>
              <w:spacing w:before="0" w:after="0"/>
            </w:pPr>
            <w:r w:rsidRPr="00626B7E">
              <w:t>Network:</w:t>
            </w:r>
          </w:p>
        </w:tc>
        <w:tc>
          <w:tcPr>
            <w:tcW w:w="4361" w:type="dxa"/>
            <w:gridSpan w:val="3"/>
            <w:tcBorders>
              <w:top w:val="nil"/>
              <w:left w:val="nil"/>
              <w:bottom w:val="nil"/>
              <w:right w:val="single" w:sz="18" w:space="0" w:color="auto"/>
            </w:tcBorders>
            <w:vAlign w:val="center"/>
          </w:tcPr>
          <w:p w14:paraId="495C25AC" w14:textId="77777777" w:rsidR="006108C1" w:rsidRDefault="006108C1" w:rsidP="00FB0F2B">
            <w:pPr>
              <w:spacing w:before="0" w:after="0"/>
            </w:pPr>
            <w:r w:rsidRPr="00626B7E">
              <w:t>2x My Switch Model X 10GbE</w:t>
            </w:r>
          </w:p>
          <w:p w14:paraId="5E369711" w14:textId="77777777" w:rsidR="001B023F" w:rsidRPr="00626B7E" w:rsidRDefault="001B023F" w:rsidP="00FB0F2B">
            <w:pPr>
              <w:spacing w:before="0" w:after="0"/>
            </w:pPr>
          </w:p>
        </w:tc>
      </w:tr>
      <w:tr w:rsidR="006108C1" w:rsidRPr="00626B7E" w14:paraId="7C98B803" w14:textId="77777777" w:rsidTr="00EA1326">
        <w:trPr>
          <w:trHeight w:val="90"/>
        </w:trPr>
        <w:tc>
          <w:tcPr>
            <w:tcW w:w="5899" w:type="dxa"/>
            <w:gridSpan w:val="4"/>
            <w:tcBorders>
              <w:top w:val="nil"/>
              <w:bottom w:val="single" w:sz="18" w:space="0" w:color="auto"/>
              <w:right w:val="nil"/>
            </w:tcBorders>
            <w:vAlign w:val="center"/>
          </w:tcPr>
          <w:p w14:paraId="2CFAD042" w14:textId="1D6FF614" w:rsidR="006108C1" w:rsidRPr="00626B7E" w:rsidRDefault="001B023F" w:rsidP="00FB0F2B">
            <w:pPr>
              <w:spacing w:before="0" w:after="0"/>
            </w:pPr>
            <w:r>
              <w:t>Rack Space:</w:t>
            </w:r>
          </w:p>
        </w:tc>
        <w:tc>
          <w:tcPr>
            <w:tcW w:w="4361" w:type="dxa"/>
            <w:gridSpan w:val="3"/>
            <w:tcBorders>
              <w:top w:val="nil"/>
              <w:left w:val="nil"/>
              <w:bottom w:val="single" w:sz="18" w:space="0" w:color="auto"/>
              <w:right w:val="single" w:sz="18" w:space="0" w:color="auto"/>
            </w:tcBorders>
            <w:vAlign w:val="center"/>
          </w:tcPr>
          <w:p w14:paraId="2D143DEF" w14:textId="63C0C9A4" w:rsidR="006108C1" w:rsidRPr="00626B7E" w:rsidRDefault="001B023F" w:rsidP="00FB0F2B">
            <w:pPr>
              <w:spacing w:before="0" w:after="0"/>
              <w:rPr>
                <w:highlight w:val="yellow"/>
              </w:rPr>
            </w:pPr>
            <w:r w:rsidRPr="0059772C">
              <w:t>18 RU</w:t>
            </w:r>
          </w:p>
        </w:tc>
      </w:tr>
    </w:tbl>
    <w:p w14:paraId="09D84228" w14:textId="77777777" w:rsidR="006108C1" w:rsidRPr="006108C1" w:rsidRDefault="006108C1">
      <w:pPr>
        <w:sectPr w:rsidR="006108C1" w:rsidRPr="006108C1" w:rsidSect="0065106F">
          <w:footerReference w:type="default" r:id="rId65"/>
          <w:pgSz w:w="12240" w:h="15840"/>
          <w:pgMar w:top="720" w:right="720" w:bottom="720" w:left="1080" w:header="720" w:footer="720" w:gutter="0"/>
          <w:cols w:space="720"/>
          <w:docGrid w:linePitch="360"/>
        </w:sectPr>
      </w:pPr>
    </w:p>
    <w:p w14:paraId="56A772F8" w14:textId="173CC348" w:rsidR="006108C1" w:rsidRPr="006108C1" w:rsidRDefault="006108C1"/>
    <w:tbl>
      <w:tblPr>
        <w:tblW w:w="9641" w:type="dxa"/>
        <w:tblLook w:val="04A0" w:firstRow="1" w:lastRow="0" w:firstColumn="1" w:lastColumn="0" w:noHBand="0" w:noVBand="1"/>
      </w:tblPr>
      <w:tblGrid>
        <w:gridCol w:w="2411"/>
        <w:gridCol w:w="913"/>
        <w:gridCol w:w="294"/>
        <w:gridCol w:w="737"/>
        <w:gridCol w:w="815"/>
        <w:gridCol w:w="1016"/>
        <w:gridCol w:w="951"/>
        <w:gridCol w:w="1256"/>
        <w:gridCol w:w="1340"/>
      </w:tblGrid>
      <w:tr w:rsidR="006108C1" w:rsidRPr="006108C1" w14:paraId="619EC25F" w14:textId="77777777" w:rsidTr="00FB0F2B">
        <w:trPr>
          <w:trHeight w:val="273"/>
        </w:trPr>
        <w:tc>
          <w:tcPr>
            <w:tcW w:w="2411" w:type="dxa"/>
            <w:vMerge w:val="restart"/>
            <w:tcBorders>
              <w:top w:val="single" w:sz="8" w:space="0" w:color="auto"/>
              <w:left w:val="single" w:sz="8" w:space="0" w:color="auto"/>
              <w:bottom w:val="single" w:sz="8" w:space="0" w:color="000000"/>
              <w:right w:val="single" w:sz="8" w:space="0" w:color="auto"/>
            </w:tcBorders>
            <w:shd w:val="clear" w:color="auto" w:fill="auto"/>
            <w:noWrap/>
            <w:hideMark/>
          </w:tcPr>
          <w:p w14:paraId="70F27D37" w14:textId="77777777" w:rsidR="006108C1" w:rsidRPr="006108C1" w:rsidRDefault="006108C1">
            <w:r w:rsidRPr="001E1A8C">
              <w:t>My Company Logo</w:t>
            </w:r>
          </w:p>
        </w:tc>
        <w:tc>
          <w:tcPr>
            <w:tcW w:w="3755" w:type="dxa"/>
            <w:gridSpan w:val="5"/>
            <w:vMerge w:val="restart"/>
            <w:tcBorders>
              <w:top w:val="single" w:sz="8" w:space="0" w:color="auto"/>
              <w:left w:val="single" w:sz="8" w:space="0" w:color="auto"/>
              <w:bottom w:val="single" w:sz="8" w:space="0" w:color="000000"/>
              <w:right w:val="single" w:sz="8" w:space="0" w:color="000000"/>
            </w:tcBorders>
            <w:shd w:val="clear" w:color="auto" w:fill="auto"/>
            <w:hideMark/>
          </w:tcPr>
          <w:p w14:paraId="21BAA11E" w14:textId="77777777" w:rsidR="006108C1" w:rsidRPr="006108C1" w:rsidRDefault="006108C1">
            <w:r w:rsidRPr="006108C1">
              <w:t>My Server Model B</w:t>
            </w:r>
          </w:p>
        </w:tc>
        <w:tc>
          <w:tcPr>
            <w:tcW w:w="3475" w:type="dxa"/>
            <w:gridSpan w:val="3"/>
            <w:tcBorders>
              <w:top w:val="single" w:sz="8" w:space="0" w:color="auto"/>
              <w:left w:val="nil"/>
              <w:bottom w:val="nil"/>
              <w:right w:val="single" w:sz="8" w:space="0" w:color="000000"/>
            </w:tcBorders>
            <w:shd w:val="clear" w:color="auto" w:fill="auto"/>
            <w:hideMark/>
          </w:tcPr>
          <w:p w14:paraId="0FC3B260" w14:textId="77777777" w:rsidR="006108C1" w:rsidRPr="006108C1" w:rsidRDefault="006108C1">
            <w:r w:rsidRPr="006108C1">
              <w:t>TPCx-HS Rev. 1.1.0</w:t>
            </w:r>
          </w:p>
        </w:tc>
      </w:tr>
      <w:tr w:rsidR="006108C1" w:rsidRPr="006108C1" w14:paraId="0D8A4524" w14:textId="77777777" w:rsidTr="00FB0F2B">
        <w:trPr>
          <w:trHeight w:val="312"/>
        </w:trPr>
        <w:tc>
          <w:tcPr>
            <w:tcW w:w="2411" w:type="dxa"/>
            <w:vMerge/>
            <w:tcBorders>
              <w:top w:val="single" w:sz="8" w:space="0" w:color="auto"/>
              <w:left w:val="single" w:sz="8" w:space="0" w:color="auto"/>
              <w:bottom w:val="single" w:sz="8" w:space="0" w:color="000000"/>
              <w:right w:val="single" w:sz="8" w:space="0" w:color="auto"/>
            </w:tcBorders>
            <w:hideMark/>
          </w:tcPr>
          <w:p w14:paraId="2293AAE1" w14:textId="77777777" w:rsidR="006108C1" w:rsidRPr="006108C1" w:rsidRDefault="006108C1"/>
        </w:tc>
        <w:tc>
          <w:tcPr>
            <w:tcW w:w="3755" w:type="dxa"/>
            <w:gridSpan w:val="5"/>
            <w:vMerge/>
            <w:tcBorders>
              <w:top w:val="single" w:sz="8" w:space="0" w:color="auto"/>
              <w:left w:val="single" w:sz="8" w:space="0" w:color="auto"/>
              <w:bottom w:val="single" w:sz="8" w:space="0" w:color="000000"/>
              <w:right w:val="single" w:sz="8" w:space="0" w:color="000000"/>
            </w:tcBorders>
            <w:hideMark/>
          </w:tcPr>
          <w:p w14:paraId="160F3097" w14:textId="77777777" w:rsidR="006108C1" w:rsidRPr="006108C1" w:rsidRDefault="006108C1"/>
        </w:tc>
        <w:tc>
          <w:tcPr>
            <w:tcW w:w="3475" w:type="dxa"/>
            <w:gridSpan w:val="3"/>
            <w:tcBorders>
              <w:top w:val="nil"/>
              <w:left w:val="nil"/>
              <w:bottom w:val="single" w:sz="8" w:space="0" w:color="auto"/>
              <w:right w:val="single" w:sz="8" w:space="0" w:color="000000"/>
            </w:tcBorders>
            <w:shd w:val="clear" w:color="auto" w:fill="auto"/>
            <w:hideMark/>
          </w:tcPr>
          <w:p w14:paraId="5FC7C2D5" w14:textId="3EE8311A" w:rsidR="006108C1" w:rsidRPr="006108C1" w:rsidRDefault="006108C1">
            <w:r w:rsidRPr="006108C1">
              <w:t xml:space="preserve"> TPC-</w:t>
            </w:r>
            <w:r w:rsidR="005F14C1" w:rsidRPr="006108C1">
              <w:t>Pricing Rev.</w:t>
            </w:r>
            <w:r w:rsidRPr="006108C1">
              <w:t xml:space="preserve"> 2.0.1</w:t>
            </w:r>
          </w:p>
        </w:tc>
      </w:tr>
      <w:tr w:rsidR="006108C1" w:rsidRPr="006108C1" w14:paraId="74644174" w14:textId="77777777" w:rsidTr="00FB0F2B">
        <w:trPr>
          <w:trHeight w:val="364"/>
        </w:trPr>
        <w:tc>
          <w:tcPr>
            <w:tcW w:w="2411" w:type="dxa"/>
            <w:vMerge/>
            <w:tcBorders>
              <w:top w:val="single" w:sz="8" w:space="0" w:color="auto"/>
              <w:left w:val="single" w:sz="8" w:space="0" w:color="auto"/>
              <w:bottom w:val="single" w:sz="8" w:space="0" w:color="000000"/>
              <w:right w:val="single" w:sz="8" w:space="0" w:color="auto"/>
            </w:tcBorders>
            <w:hideMark/>
          </w:tcPr>
          <w:p w14:paraId="0C8B2ECD" w14:textId="77777777" w:rsidR="006108C1" w:rsidRPr="006108C1" w:rsidRDefault="006108C1"/>
        </w:tc>
        <w:tc>
          <w:tcPr>
            <w:tcW w:w="3755" w:type="dxa"/>
            <w:gridSpan w:val="5"/>
            <w:vMerge/>
            <w:tcBorders>
              <w:top w:val="single" w:sz="8" w:space="0" w:color="auto"/>
              <w:left w:val="single" w:sz="8" w:space="0" w:color="auto"/>
              <w:bottom w:val="single" w:sz="8" w:space="0" w:color="000000"/>
              <w:right w:val="single" w:sz="8" w:space="0" w:color="000000"/>
            </w:tcBorders>
            <w:hideMark/>
          </w:tcPr>
          <w:p w14:paraId="528F3534" w14:textId="77777777" w:rsidR="006108C1" w:rsidRPr="006108C1" w:rsidRDefault="006108C1"/>
        </w:tc>
        <w:tc>
          <w:tcPr>
            <w:tcW w:w="2135" w:type="dxa"/>
            <w:gridSpan w:val="2"/>
            <w:tcBorders>
              <w:top w:val="single" w:sz="8" w:space="0" w:color="auto"/>
              <w:left w:val="nil"/>
              <w:bottom w:val="single" w:sz="8" w:space="0" w:color="auto"/>
              <w:right w:val="nil"/>
            </w:tcBorders>
            <w:shd w:val="clear" w:color="auto" w:fill="auto"/>
            <w:noWrap/>
            <w:hideMark/>
          </w:tcPr>
          <w:p w14:paraId="5AF8F7B6" w14:textId="77777777" w:rsidR="006108C1" w:rsidRPr="006108C1" w:rsidRDefault="006108C1">
            <w:r w:rsidRPr="006108C1">
              <w:t>Report Date:</w:t>
            </w:r>
          </w:p>
        </w:tc>
        <w:tc>
          <w:tcPr>
            <w:tcW w:w="1340" w:type="dxa"/>
            <w:tcBorders>
              <w:top w:val="nil"/>
              <w:left w:val="nil"/>
              <w:bottom w:val="single" w:sz="8" w:space="0" w:color="auto"/>
              <w:right w:val="single" w:sz="8" w:space="0" w:color="auto"/>
            </w:tcBorders>
            <w:shd w:val="clear" w:color="auto" w:fill="auto"/>
            <w:hideMark/>
          </w:tcPr>
          <w:p w14:paraId="1C43E992" w14:textId="77777777" w:rsidR="006108C1" w:rsidRPr="006108C1" w:rsidRDefault="006108C1">
            <w:r w:rsidRPr="006108C1">
              <w:t>15-Dec-2014</w:t>
            </w:r>
          </w:p>
        </w:tc>
      </w:tr>
      <w:tr w:rsidR="006108C1" w:rsidRPr="006108C1" w14:paraId="5DE37FFC" w14:textId="77777777" w:rsidTr="00FB0F2B">
        <w:trPr>
          <w:trHeight w:val="479"/>
        </w:trPr>
        <w:tc>
          <w:tcPr>
            <w:tcW w:w="2411" w:type="dxa"/>
            <w:tcBorders>
              <w:top w:val="nil"/>
              <w:left w:val="single" w:sz="8" w:space="0" w:color="auto"/>
              <w:bottom w:val="nil"/>
              <w:right w:val="nil"/>
            </w:tcBorders>
            <w:shd w:val="clear" w:color="auto" w:fill="auto"/>
            <w:hideMark/>
          </w:tcPr>
          <w:p w14:paraId="453000EB" w14:textId="77777777" w:rsidR="006108C1" w:rsidRPr="006108C1" w:rsidRDefault="006108C1" w:rsidP="00FB0F2B">
            <w:pPr>
              <w:spacing w:before="0" w:after="0"/>
            </w:pPr>
            <w:r w:rsidRPr="006108C1">
              <w:t>Description</w:t>
            </w:r>
          </w:p>
        </w:tc>
        <w:tc>
          <w:tcPr>
            <w:tcW w:w="1207" w:type="dxa"/>
            <w:gridSpan w:val="2"/>
            <w:tcBorders>
              <w:top w:val="nil"/>
              <w:left w:val="nil"/>
              <w:bottom w:val="nil"/>
              <w:right w:val="nil"/>
            </w:tcBorders>
            <w:shd w:val="clear" w:color="auto" w:fill="auto"/>
            <w:hideMark/>
          </w:tcPr>
          <w:p w14:paraId="5DA001EC" w14:textId="77777777" w:rsidR="006108C1" w:rsidRPr="006108C1" w:rsidRDefault="006108C1" w:rsidP="00FB0F2B">
            <w:pPr>
              <w:spacing w:before="0" w:after="0"/>
            </w:pPr>
            <w:r w:rsidRPr="006108C1">
              <w:t>Part Number</w:t>
            </w:r>
          </w:p>
        </w:tc>
        <w:tc>
          <w:tcPr>
            <w:tcW w:w="737" w:type="dxa"/>
            <w:tcBorders>
              <w:top w:val="nil"/>
              <w:left w:val="nil"/>
              <w:bottom w:val="nil"/>
              <w:right w:val="nil"/>
            </w:tcBorders>
            <w:shd w:val="clear" w:color="auto" w:fill="auto"/>
            <w:hideMark/>
          </w:tcPr>
          <w:p w14:paraId="5E76B0AC" w14:textId="77777777" w:rsidR="006108C1" w:rsidRPr="006108C1" w:rsidRDefault="006108C1" w:rsidP="00FB0F2B">
            <w:pPr>
              <w:spacing w:before="0" w:after="0"/>
            </w:pPr>
          </w:p>
        </w:tc>
        <w:tc>
          <w:tcPr>
            <w:tcW w:w="795" w:type="dxa"/>
            <w:tcBorders>
              <w:top w:val="nil"/>
              <w:left w:val="nil"/>
              <w:bottom w:val="nil"/>
              <w:right w:val="nil"/>
            </w:tcBorders>
            <w:shd w:val="clear" w:color="auto" w:fill="auto"/>
            <w:noWrap/>
            <w:hideMark/>
          </w:tcPr>
          <w:p w14:paraId="0A648C95" w14:textId="77777777" w:rsidR="006108C1" w:rsidRPr="006108C1" w:rsidRDefault="006108C1" w:rsidP="00FB0F2B">
            <w:pPr>
              <w:spacing w:before="0" w:after="0"/>
            </w:pPr>
            <w:r w:rsidRPr="006108C1">
              <w:t>Source</w:t>
            </w:r>
          </w:p>
        </w:tc>
        <w:tc>
          <w:tcPr>
            <w:tcW w:w="1016" w:type="dxa"/>
            <w:tcBorders>
              <w:top w:val="nil"/>
              <w:left w:val="nil"/>
              <w:bottom w:val="nil"/>
              <w:right w:val="nil"/>
            </w:tcBorders>
            <w:shd w:val="clear" w:color="auto" w:fill="auto"/>
            <w:hideMark/>
          </w:tcPr>
          <w:p w14:paraId="4E71D84A" w14:textId="77777777" w:rsidR="006108C1" w:rsidRPr="006108C1" w:rsidRDefault="006108C1" w:rsidP="00FB0F2B">
            <w:pPr>
              <w:spacing w:before="0" w:after="0"/>
            </w:pPr>
            <w:r w:rsidRPr="006108C1">
              <w:t>Unit Price</w:t>
            </w:r>
          </w:p>
        </w:tc>
        <w:tc>
          <w:tcPr>
            <w:tcW w:w="883" w:type="dxa"/>
            <w:tcBorders>
              <w:top w:val="nil"/>
              <w:left w:val="nil"/>
              <w:bottom w:val="nil"/>
              <w:right w:val="nil"/>
            </w:tcBorders>
            <w:shd w:val="clear" w:color="auto" w:fill="auto"/>
            <w:hideMark/>
          </w:tcPr>
          <w:p w14:paraId="00837683" w14:textId="77777777" w:rsidR="006108C1" w:rsidRPr="006108C1" w:rsidRDefault="006108C1" w:rsidP="00FB0F2B">
            <w:pPr>
              <w:spacing w:before="0" w:after="0"/>
            </w:pPr>
            <w:r w:rsidRPr="006108C1">
              <w:t>Qty</w:t>
            </w:r>
          </w:p>
        </w:tc>
        <w:tc>
          <w:tcPr>
            <w:tcW w:w="1252" w:type="dxa"/>
            <w:tcBorders>
              <w:top w:val="nil"/>
              <w:left w:val="nil"/>
              <w:bottom w:val="nil"/>
              <w:right w:val="nil"/>
            </w:tcBorders>
            <w:shd w:val="clear" w:color="auto" w:fill="auto"/>
            <w:hideMark/>
          </w:tcPr>
          <w:p w14:paraId="4E663B15" w14:textId="77777777" w:rsidR="006108C1" w:rsidRPr="006108C1" w:rsidRDefault="006108C1" w:rsidP="00FB0F2B">
            <w:pPr>
              <w:spacing w:before="0" w:after="0"/>
            </w:pPr>
            <w:r w:rsidRPr="006108C1">
              <w:t>Extended</w:t>
            </w:r>
            <w:r w:rsidRPr="006108C1">
              <w:br/>
              <w:t>Price</w:t>
            </w:r>
          </w:p>
        </w:tc>
        <w:tc>
          <w:tcPr>
            <w:tcW w:w="1340" w:type="dxa"/>
            <w:tcBorders>
              <w:top w:val="nil"/>
              <w:left w:val="nil"/>
              <w:bottom w:val="nil"/>
              <w:right w:val="single" w:sz="8" w:space="0" w:color="auto"/>
            </w:tcBorders>
            <w:shd w:val="clear" w:color="auto" w:fill="auto"/>
            <w:hideMark/>
          </w:tcPr>
          <w:p w14:paraId="42F57703" w14:textId="77777777" w:rsidR="006108C1" w:rsidRPr="006108C1" w:rsidRDefault="006108C1" w:rsidP="00FB0F2B">
            <w:pPr>
              <w:spacing w:before="0" w:after="0"/>
            </w:pPr>
            <w:r w:rsidRPr="006108C1">
              <w:t>3 Year Maint.</w:t>
            </w:r>
            <w:r w:rsidRPr="006108C1">
              <w:br/>
              <w:t>Price</w:t>
            </w:r>
          </w:p>
        </w:tc>
      </w:tr>
      <w:tr w:rsidR="00ED199C" w:rsidRPr="006108C1" w14:paraId="511F5C8E" w14:textId="77777777" w:rsidTr="0040358B">
        <w:trPr>
          <w:trHeight w:val="208"/>
        </w:trPr>
        <w:tc>
          <w:tcPr>
            <w:tcW w:w="2411" w:type="dxa"/>
            <w:tcBorders>
              <w:top w:val="nil"/>
              <w:left w:val="single" w:sz="8" w:space="0" w:color="auto"/>
              <w:bottom w:val="nil"/>
              <w:right w:val="nil"/>
            </w:tcBorders>
            <w:shd w:val="clear" w:color="000000" w:fill="FFFFFF"/>
            <w:hideMark/>
          </w:tcPr>
          <w:p w14:paraId="7BB1D4D7" w14:textId="77777777" w:rsidR="006108C1" w:rsidRPr="006108C1" w:rsidRDefault="006108C1" w:rsidP="00FB0F2B">
            <w:pPr>
              <w:spacing w:before="0" w:after="0"/>
            </w:pPr>
            <w:r w:rsidRPr="006108C1">
              <w:t>My Server Model B, 4 My CPU Model Z, 128GB, 2 x 600GB 10K SFF SAS</w:t>
            </w:r>
          </w:p>
        </w:tc>
        <w:tc>
          <w:tcPr>
            <w:tcW w:w="1207" w:type="dxa"/>
            <w:gridSpan w:val="2"/>
            <w:tcBorders>
              <w:top w:val="nil"/>
              <w:left w:val="nil"/>
              <w:bottom w:val="nil"/>
              <w:right w:val="nil"/>
            </w:tcBorders>
            <w:shd w:val="clear" w:color="000000" w:fill="FFFFFF"/>
            <w:hideMark/>
          </w:tcPr>
          <w:p w14:paraId="703F2454" w14:textId="77777777" w:rsidR="006108C1" w:rsidRPr="006108C1" w:rsidRDefault="006108C1" w:rsidP="00FB0F2B">
            <w:pPr>
              <w:spacing w:before="0" w:after="0"/>
            </w:pPr>
            <w:r w:rsidRPr="006108C1">
              <w:t>MY-S-001</w:t>
            </w:r>
          </w:p>
        </w:tc>
        <w:tc>
          <w:tcPr>
            <w:tcW w:w="737" w:type="dxa"/>
            <w:tcBorders>
              <w:top w:val="nil"/>
              <w:left w:val="nil"/>
              <w:bottom w:val="nil"/>
              <w:right w:val="nil"/>
            </w:tcBorders>
            <w:shd w:val="clear" w:color="auto" w:fill="auto"/>
            <w:noWrap/>
            <w:hideMark/>
          </w:tcPr>
          <w:p w14:paraId="41619DD5" w14:textId="77777777" w:rsidR="006108C1" w:rsidRPr="006108C1" w:rsidRDefault="006108C1" w:rsidP="00FB0F2B">
            <w:pPr>
              <w:spacing w:before="0" w:after="0"/>
            </w:pPr>
          </w:p>
        </w:tc>
        <w:tc>
          <w:tcPr>
            <w:tcW w:w="795" w:type="dxa"/>
            <w:tcBorders>
              <w:top w:val="nil"/>
              <w:left w:val="nil"/>
              <w:bottom w:val="nil"/>
              <w:right w:val="nil"/>
            </w:tcBorders>
            <w:shd w:val="clear" w:color="auto" w:fill="auto"/>
            <w:noWrap/>
            <w:hideMark/>
          </w:tcPr>
          <w:p w14:paraId="58F0BCD5" w14:textId="77777777" w:rsidR="006108C1" w:rsidRPr="006108C1" w:rsidRDefault="006108C1" w:rsidP="00FB0F2B">
            <w:pPr>
              <w:spacing w:before="0" w:after="0"/>
            </w:pPr>
            <w:r w:rsidRPr="006108C1">
              <w:t>1</w:t>
            </w:r>
          </w:p>
        </w:tc>
        <w:tc>
          <w:tcPr>
            <w:tcW w:w="1016" w:type="dxa"/>
            <w:tcBorders>
              <w:top w:val="nil"/>
              <w:left w:val="nil"/>
              <w:bottom w:val="nil"/>
              <w:right w:val="nil"/>
            </w:tcBorders>
            <w:shd w:val="clear" w:color="000000" w:fill="FFFFFF"/>
            <w:hideMark/>
          </w:tcPr>
          <w:p w14:paraId="26892A05" w14:textId="77777777" w:rsidR="006108C1" w:rsidRPr="006108C1" w:rsidRDefault="006108C1" w:rsidP="00FB0F2B">
            <w:pPr>
              <w:spacing w:before="0" w:after="0"/>
            </w:pPr>
            <w:r w:rsidRPr="006108C1">
              <w:t xml:space="preserve">12,100.77 </w:t>
            </w:r>
          </w:p>
        </w:tc>
        <w:tc>
          <w:tcPr>
            <w:tcW w:w="883" w:type="dxa"/>
            <w:tcBorders>
              <w:top w:val="nil"/>
              <w:left w:val="nil"/>
              <w:bottom w:val="nil"/>
              <w:right w:val="nil"/>
            </w:tcBorders>
            <w:shd w:val="clear" w:color="000000" w:fill="FFFFFF"/>
            <w:hideMark/>
          </w:tcPr>
          <w:p w14:paraId="771DD835" w14:textId="77777777" w:rsidR="006108C1" w:rsidRPr="006108C1" w:rsidRDefault="006108C1" w:rsidP="00FB0F2B">
            <w:pPr>
              <w:spacing w:before="0" w:after="0"/>
            </w:pPr>
            <w:r w:rsidRPr="006108C1">
              <w:t>4</w:t>
            </w:r>
          </w:p>
        </w:tc>
        <w:tc>
          <w:tcPr>
            <w:tcW w:w="1252" w:type="dxa"/>
            <w:tcBorders>
              <w:top w:val="nil"/>
              <w:left w:val="nil"/>
              <w:bottom w:val="nil"/>
              <w:right w:val="nil"/>
            </w:tcBorders>
            <w:shd w:val="clear" w:color="auto" w:fill="auto"/>
            <w:noWrap/>
            <w:hideMark/>
          </w:tcPr>
          <w:p w14:paraId="4EFC53A7" w14:textId="77777777" w:rsidR="006108C1" w:rsidRPr="006108C1" w:rsidRDefault="006108C1" w:rsidP="00FB0F2B">
            <w:pPr>
              <w:spacing w:before="0" w:after="0"/>
            </w:pPr>
            <w:r w:rsidRPr="006108C1">
              <w:t xml:space="preserve">$48,403 </w:t>
            </w:r>
          </w:p>
        </w:tc>
        <w:tc>
          <w:tcPr>
            <w:tcW w:w="1340" w:type="dxa"/>
            <w:tcBorders>
              <w:top w:val="nil"/>
              <w:left w:val="nil"/>
              <w:bottom w:val="nil"/>
              <w:right w:val="single" w:sz="8" w:space="0" w:color="auto"/>
            </w:tcBorders>
            <w:shd w:val="clear" w:color="auto" w:fill="auto"/>
            <w:noWrap/>
            <w:hideMark/>
          </w:tcPr>
          <w:p w14:paraId="412204CF" w14:textId="77777777" w:rsidR="006108C1" w:rsidRPr="006108C1" w:rsidRDefault="006108C1" w:rsidP="00FB0F2B">
            <w:pPr>
              <w:spacing w:before="0" w:after="0"/>
            </w:pPr>
            <w:r w:rsidRPr="006108C1">
              <w:t xml:space="preserve">$100 </w:t>
            </w:r>
          </w:p>
        </w:tc>
      </w:tr>
      <w:tr w:rsidR="00ED199C" w:rsidRPr="006108C1" w14:paraId="3A335E96" w14:textId="77777777" w:rsidTr="0040358B">
        <w:trPr>
          <w:trHeight w:val="208"/>
        </w:trPr>
        <w:tc>
          <w:tcPr>
            <w:tcW w:w="2411" w:type="dxa"/>
            <w:tcBorders>
              <w:top w:val="nil"/>
              <w:left w:val="single" w:sz="8" w:space="0" w:color="auto"/>
              <w:bottom w:val="nil"/>
              <w:right w:val="nil"/>
            </w:tcBorders>
            <w:shd w:val="clear" w:color="000000" w:fill="FFFFFF"/>
            <w:hideMark/>
          </w:tcPr>
          <w:p w14:paraId="3B2E87E2" w14:textId="77777777" w:rsidR="006108C1" w:rsidRPr="006108C1" w:rsidRDefault="006108C1" w:rsidP="00FB0F2B">
            <w:pPr>
              <w:spacing w:before="0" w:after="0"/>
            </w:pPr>
            <w:r w:rsidRPr="006108C1">
              <w:t>My Storage Array Model A</w:t>
            </w:r>
          </w:p>
        </w:tc>
        <w:tc>
          <w:tcPr>
            <w:tcW w:w="1207" w:type="dxa"/>
            <w:gridSpan w:val="2"/>
            <w:tcBorders>
              <w:top w:val="nil"/>
              <w:left w:val="nil"/>
              <w:bottom w:val="nil"/>
              <w:right w:val="nil"/>
            </w:tcBorders>
            <w:shd w:val="clear" w:color="000000" w:fill="FFFFFF"/>
            <w:hideMark/>
          </w:tcPr>
          <w:p w14:paraId="031FA9D8" w14:textId="77777777" w:rsidR="006108C1" w:rsidRPr="006108C1" w:rsidRDefault="006108C1" w:rsidP="00FB0F2B">
            <w:pPr>
              <w:spacing w:before="0" w:after="0"/>
            </w:pPr>
            <w:r w:rsidRPr="006108C1">
              <w:t>MY-SE-002</w:t>
            </w:r>
          </w:p>
        </w:tc>
        <w:tc>
          <w:tcPr>
            <w:tcW w:w="737" w:type="dxa"/>
            <w:tcBorders>
              <w:top w:val="nil"/>
              <w:left w:val="nil"/>
              <w:bottom w:val="nil"/>
              <w:right w:val="nil"/>
            </w:tcBorders>
            <w:shd w:val="clear" w:color="auto" w:fill="auto"/>
            <w:noWrap/>
            <w:hideMark/>
          </w:tcPr>
          <w:p w14:paraId="70C3748B" w14:textId="77777777" w:rsidR="006108C1" w:rsidRPr="006108C1" w:rsidRDefault="006108C1" w:rsidP="00FB0F2B">
            <w:pPr>
              <w:spacing w:before="0" w:after="0"/>
            </w:pPr>
          </w:p>
        </w:tc>
        <w:tc>
          <w:tcPr>
            <w:tcW w:w="795" w:type="dxa"/>
            <w:tcBorders>
              <w:top w:val="nil"/>
              <w:left w:val="nil"/>
              <w:bottom w:val="nil"/>
              <w:right w:val="nil"/>
            </w:tcBorders>
            <w:shd w:val="clear" w:color="auto" w:fill="auto"/>
            <w:noWrap/>
            <w:hideMark/>
          </w:tcPr>
          <w:p w14:paraId="155AF7BB" w14:textId="77777777" w:rsidR="006108C1" w:rsidRPr="006108C1" w:rsidRDefault="006108C1" w:rsidP="00FB0F2B">
            <w:pPr>
              <w:spacing w:before="0" w:after="0"/>
            </w:pPr>
            <w:r w:rsidRPr="006108C1">
              <w:t>1</w:t>
            </w:r>
          </w:p>
        </w:tc>
        <w:tc>
          <w:tcPr>
            <w:tcW w:w="1016" w:type="dxa"/>
            <w:tcBorders>
              <w:top w:val="nil"/>
              <w:left w:val="nil"/>
              <w:bottom w:val="nil"/>
              <w:right w:val="nil"/>
            </w:tcBorders>
            <w:shd w:val="clear" w:color="000000" w:fill="FFFFFF"/>
            <w:hideMark/>
          </w:tcPr>
          <w:p w14:paraId="5DDE7575" w14:textId="77777777" w:rsidR="006108C1" w:rsidRPr="006108C1" w:rsidRDefault="006108C1" w:rsidP="00FB0F2B">
            <w:pPr>
              <w:spacing w:before="0" w:after="0"/>
            </w:pPr>
            <w:r w:rsidRPr="006108C1">
              <w:t xml:space="preserve">1,988.00 </w:t>
            </w:r>
          </w:p>
        </w:tc>
        <w:tc>
          <w:tcPr>
            <w:tcW w:w="883" w:type="dxa"/>
            <w:tcBorders>
              <w:top w:val="nil"/>
              <w:left w:val="nil"/>
              <w:bottom w:val="nil"/>
              <w:right w:val="nil"/>
            </w:tcBorders>
            <w:shd w:val="clear" w:color="000000" w:fill="FFFFFF"/>
            <w:hideMark/>
          </w:tcPr>
          <w:p w14:paraId="3A4CF002" w14:textId="77777777" w:rsidR="006108C1" w:rsidRPr="006108C1" w:rsidRDefault="006108C1" w:rsidP="00FB0F2B">
            <w:pPr>
              <w:spacing w:before="0" w:after="0"/>
            </w:pPr>
            <w:r w:rsidRPr="006108C1">
              <w:t>4</w:t>
            </w:r>
          </w:p>
        </w:tc>
        <w:tc>
          <w:tcPr>
            <w:tcW w:w="1252" w:type="dxa"/>
            <w:tcBorders>
              <w:top w:val="nil"/>
              <w:left w:val="nil"/>
              <w:bottom w:val="nil"/>
              <w:right w:val="nil"/>
            </w:tcBorders>
            <w:shd w:val="clear" w:color="auto" w:fill="auto"/>
            <w:noWrap/>
            <w:hideMark/>
          </w:tcPr>
          <w:p w14:paraId="34A042C9" w14:textId="77777777" w:rsidR="006108C1" w:rsidRPr="006108C1" w:rsidRDefault="006108C1" w:rsidP="00FB0F2B">
            <w:pPr>
              <w:spacing w:before="0" w:after="0"/>
            </w:pPr>
            <w:r w:rsidRPr="006108C1">
              <w:t xml:space="preserve">$7,952 </w:t>
            </w:r>
          </w:p>
        </w:tc>
        <w:tc>
          <w:tcPr>
            <w:tcW w:w="1340" w:type="dxa"/>
            <w:tcBorders>
              <w:top w:val="nil"/>
              <w:left w:val="nil"/>
              <w:bottom w:val="nil"/>
              <w:right w:val="single" w:sz="8" w:space="0" w:color="auto"/>
            </w:tcBorders>
            <w:shd w:val="clear" w:color="auto" w:fill="auto"/>
            <w:noWrap/>
            <w:hideMark/>
          </w:tcPr>
          <w:p w14:paraId="032EEC7E" w14:textId="77777777" w:rsidR="006108C1" w:rsidRPr="006108C1" w:rsidRDefault="006108C1" w:rsidP="00FB0F2B">
            <w:pPr>
              <w:spacing w:before="0" w:after="0"/>
            </w:pPr>
            <w:r w:rsidRPr="006108C1">
              <w:t xml:space="preserve">$200 </w:t>
            </w:r>
          </w:p>
        </w:tc>
      </w:tr>
      <w:tr w:rsidR="00ED199C" w:rsidRPr="006108C1" w14:paraId="7A31CFD8" w14:textId="77777777" w:rsidTr="0040358B">
        <w:trPr>
          <w:trHeight w:val="208"/>
        </w:trPr>
        <w:tc>
          <w:tcPr>
            <w:tcW w:w="2411" w:type="dxa"/>
            <w:tcBorders>
              <w:top w:val="nil"/>
              <w:left w:val="single" w:sz="8" w:space="0" w:color="auto"/>
              <w:bottom w:val="nil"/>
              <w:right w:val="nil"/>
            </w:tcBorders>
            <w:shd w:val="clear" w:color="000000" w:fill="FFFFFF"/>
            <w:hideMark/>
          </w:tcPr>
          <w:p w14:paraId="5FC07EE7" w14:textId="77777777" w:rsidR="006108C1" w:rsidRPr="006108C1" w:rsidRDefault="006108C1" w:rsidP="00FB0F2B">
            <w:pPr>
              <w:spacing w:before="0" w:after="0"/>
            </w:pPr>
            <w:r w:rsidRPr="006108C1">
              <w:t>My HDD Model xyz 1TB SATA 7.2K LFF</w:t>
            </w:r>
          </w:p>
        </w:tc>
        <w:tc>
          <w:tcPr>
            <w:tcW w:w="1207" w:type="dxa"/>
            <w:gridSpan w:val="2"/>
            <w:tcBorders>
              <w:top w:val="nil"/>
              <w:left w:val="nil"/>
              <w:bottom w:val="nil"/>
              <w:right w:val="nil"/>
            </w:tcBorders>
            <w:shd w:val="clear" w:color="000000" w:fill="FFFFFF"/>
            <w:hideMark/>
          </w:tcPr>
          <w:p w14:paraId="76D14FA9" w14:textId="77777777" w:rsidR="006108C1" w:rsidRPr="006108C1" w:rsidRDefault="006108C1" w:rsidP="00FB0F2B">
            <w:pPr>
              <w:spacing w:before="0" w:after="0"/>
            </w:pPr>
            <w:r w:rsidRPr="006108C1">
              <w:t>MY-HDD-011</w:t>
            </w:r>
          </w:p>
        </w:tc>
        <w:tc>
          <w:tcPr>
            <w:tcW w:w="737" w:type="dxa"/>
            <w:tcBorders>
              <w:top w:val="nil"/>
              <w:left w:val="nil"/>
              <w:bottom w:val="nil"/>
              <w:right w:val="nil"/>
            </w:tcBorders>
            <w:shd w:val="clear" w:color="auto" w:fill="auto"/>
            <w:noWrap/>
            <w:hideMark/>
          </w:tcPr>
          <w:p w14:paraId="56EA0E3D" w14:textId="77777777" w:rsidR="006108C1" w:rsidRPr="006108C1" w:rsidRDefault="006108C1" w:rsidP="00FB0F2B">
            <w:pPr>
              <w:spacing w:before="0" w:after="0"/>
            </w:pPr>
          </w:p>
        </w:tc>
        <w:tc>
          <w:tcPr>
            <w:tcW w:w="795" w:type="dxa"/>
            <w:tcBorders>
              <w:top w:val="nil"/>
              <w:left w:val="nil"/>
              <w:bottom w:val="nil"/>
              <w:right w:val="nil"/>
            </w:tcBorders>
            <w:shd w:val="clear" w:color="auto" w:fill="auto"/>
            <w:noWrap/>
            <w:hideMark/>
          </w:tcPr>
          <w:p w14:paraId="6C312023" w14:textId="77777777" w:rsidR="006108C1" w:rsidRPr="006108C1" w:rsidRDefault="006108C1" w:rsidP="00FB0F2B">
            <w:pPr>
              <w:spacing w:before="0" w:after="0"/>
            </w:pPr>
            <w:r w:rsidRPr="006108C1">
              <w:t>1</w:t>
            </w:r>
          </w:p>
        </w:tc>
        <w:tc>
          <w:tcPr>
            <w:tcW w:w="1016" w:type="dxa"/>
            <w:tcBorders>
              <w:top w:val="nil"/>
              <w:left w:val="nil"/>
              <w:bottom w:val="nil"/>
              <w:right w:val="nil"/>
            </w:tcBorders>
            <w:shd w:val="clear" w:color="000000" w:fill="FFFFFF"/>
            <w:hideMark/>
          </w:tcPr>
          <w:p w14:paraId="33AAC0B9" w14:textId="77777777" w:rsidR="006108C1" w:rsidRPr="006108C1" w:rsidRDefault="006108C1" w:rsidP="00FB0F2B">
            <w:pPr>
              <w:spacing w:before="0" w:after="0"/>
            </w:pPr>
            <w:r w:rsidRPr="006108C1">
              <w:t xml:space="preserve">800.47 </w:t>
            </w:r>
          </w:p>
        </w:tc>
        <w:tc>
          <w:tcPr>
            <w:tcW w:w="883" w:type="dxa"/>
            <w:tcBorders>
              <w:top w:val="nil"/>
              <w:left w:val="nil"/>
              <w:bottom w:val="nil"/>
              <w:right w:val="nil"/>
            </w:tcBorders>
            <w:shd w:val="clear" w:color="000000" w:fill="FFFFFF"/>
            <w:hideMark/>
          </w:tcPr>
          <w:p w14:paraId="38B04329" w14:textId="77777777" w:rsidR="006108C1" w:rsidRPr="006108C1" w:rsidRDefault="006108C1" w:rsidP="00FB0F2B">
            <w:pPr>
              <w:spacing w:before="0" w:after="0"/>
            </w:pPr>
            <w:r w:rsidRPr="006108C1">
              <w:t>40</w:t>
            </w:r>
          </w:p>
        </w:tc>
        <w:tc>
          <w:tcPr>
            <w:tcW w:w="1252" w:type="dxa"/>
            <w:tcBorders>
              <w:top w:val="nil"/>
              <w:left w:val="nil"/>
              <w:bottom w:val="nil"/>
              <w:right w:val="nil"/>
            </w:tcBorders>
            <w:shd w:val="clear" w:color="auto" w:fill="auto"/>
            <w:noWrap/>
            <w:hideMark/>
          </w:tcPr>
          <w:p w14:paraId="5D0D6072" w14:textId="77777777" w:rsidR="006108C1" w:rsidRPr="006108C1" w:rsidRDefault="006108C1" w:rsidP="00FB0F2B">
            <w:pPr>
              <w:spacing w:before="0" w:after="0"/>
            </w:pPr>
            <w:r w:rsidRPr="006108C1">
              <w:t xml:space="preserve">$32,019 </w:t>
            </w:r>
          </w:p>
        </w:tc>
        <w:tc>
          <w:tcPr>
            <w:tcW w:w="1340" w:type="dxa"/>
            <w:tcBorders>
              <w:top w:val="nil"/>
              <w:left w:val="nil"/>
              <w:bottom w:val="nil"/>
              <w:right w:val="single" w:sz="8" w:space="0" w:color="auto"/>
            </w:tcBorders>
            <w:shd w:val="clear" w:color="auto" w:fill="auto"/>
            <w:noWrap/>
            <w:hideMark/>
          </w:tcPr>
          <w:p w14:paraId="6539EC79" w14:textId="77777777" w:rsidR="006108C1" w:rsidRPr="006108C1" w:rsidRDefault="006108C1" w:rsidP="00FB0F2B">
            <w:pPr>
              <w:spacing w:before="0" w:after="0"/>
            </w:pPr>
            <w:r w:rsidRPr="006108C1">
              <w:t> </w:t>
            </w:r>
          </w:p>
        </w:tc>
      </w:tr>
      <w:tr w:rsidR="00ED199C" w:rsidRPr="006108C1" w14:paraId="49F544D1" w14:textId="77777777" w:rsidTr="0040358B">
        <w:trPr>
          <w:trHeight w:val="208"/>
        </w:trPr>
        <w:tc>
          <w:tcPr>
            <w:tcW w:w="2411" w:type="dxa"/>
            <w:tcBorders>
              <w:top w:val="nil"/>
              <w:left w:val="single" w:sz="8" w:space="0" w:color="auto"/>
              <w:bottom w:val="nil"/>
              <w:right w:val="nil"/>
            </w:tcBorders>
            <w:shd w:val="clear" w:color="000000" w:fill="FFFFFF"/>
            <w:hideMark/>
          </w:tcPr>
          <w:p w14:paraId="63FF9544" w14:textId="77777777" w:rsidR="006108C1" w:rsidRPr="006108C1" w:rsidRDefault="006108C1" w:rsidP="00FB0F2B">
            <w:pPr>
              <w:spacing w:before="0" w:after="0"/>
            </w:pPr>
            <w:r w:rsidRPr="006108C1">
              <w:t xml:space="preserve">My OS </w:t>
            </w:r>
          </w:p>
        </w:tc>
        <w:tc>
          <w:tcPr>
            <w:tcW w:w="1207" w:type="dxa"/>
            <w:gridSpan w:val="2"/>
            <w:tcBorders>
              <w:top w:val="nil"/>
              <w:left w:val="nil"/>
              <w:bottom w:val="nil"/>
              <w:right w:val="nil"/>
            </w:tcBorders>
            <w:shd w:val="clear" w:color="000000" w:fill="FFFFFF"/>
            <w:hideMark/>
          </w:tcPr>
          <w:p w14:paraId="5F0E3F06" w14:textId="77777777" w:rsidR="006108C1" w:rsidRPr="006108C1" w:rsidRDefault="006108C1" w:rsidP="00FB0F2B">
            <w:pPr>
              <w:spacing w:before="0" w:after="0"/>
            </w:pPr>
            <w:r w:rsidRPr="006108C1">
              <w:t>MY-OS</w:t>
            </w:r>
          </w:p>
        </w:tc>
        <w:tc>
          <w:tcPr>
            <w:tcW w:w="737" w:type="dxa"/>
            <w:tcBorders>
              <w:top w:val="nil"/>
              <w:left w:val="nil"/>
              <w:bottom w:val="nil"/>
              <w:right w:val="nil"/>
            </w:tcBorders>
            <w:shd w:val="clear" w:color="auto" w:fill="auto"/>
            <w:noWrap/>
            <w:hideMark/>
          </w:tcPr>
          <w:p w14:paraId="4094A38B" w14:textId="77777777" w:rsidR="006108C1" w:rsidRPr="006108C1" w:rsidRDefault="006108C1" w:rsidP="00FB0F2B">
            <w:pPr>
              <w:spacing w:before="0" w:after="0"/>
            </w:pPr>
          </w:p>
        </w:tc>
        <w:tc>
          <w:tcPr>
            <w:tcW w:w="795" w:type="dxa"/>
            <w:tcBorders>
              <w:top w:val="nil"/>
              <w:left w:val="nil"/>
              <w:bottom w:val="nil"/>
              <w:right w:val="nil"/>
            </w:tcBorders>
            <w:shd w:val="clear" w:color="auto" w:fill="auto"/>
            <w:noWrap/>
            <w:hideMark/>
          </w:tcPr>
          <w:p w14:paraId="2152E796" w14:textId="77777777" w:rsidR="006108C1" w:rsidRPr="006108C1" w:rsidRDefault="006108C1" w:rsidP="00FB0F2B">
            <w:pPr>
              <w:spacing w:before="0" w:after="0"/>
            </w:pPr>
            <w:r w:rsidRPr="006108C1">
              <w:t>1</w:t>
            </w:r>
          </w:p>
        </w:tc>
        <w:tc>
          <w:tcPr>
            <w:tcW w:w="1016" w:type="dxa"/>
            <w:tcBorders>
              <w:top w:val="nil"/>
              <w:left w:val="nil"/>
              <w:bottom w:val="nil"/>
              <w:right w:val="nil"/>
            </w:tcBorders>
            <w:shd w:val="clear" w:color="000000" w:fill="FFFFFF"/>
            <w:hideMark/>
          </w:tcPr>
          <w:p w14:paraId="048B220A" w14:textId="77777777" w:rsidR="006108C1" w:rsidRPr="006108C1" w:rsidRDefault="006108C1" w:rsidP="00FB0F2B">
            <w:pPr>
              <w:spacing w:before="0" w:after="0"/>
            </w:pPr>
            <w:r w:rsidRPr="006108C1">
              <w:t xml:space="preserve">485.24 </w:t>
            </w:r>
          </w:p>
        </w:tc>
        <w:tc>
          <w:tcPr>
            <w:tcW w:w="883" w:type="dxa"/>
            <w:tcBorders>
              <w:top w:val="nil"/>
              <w:left w:val="nil"/>
              <w:bottom w:val="nil"/>
              <w:right w:val="nil"/>
            </w:tcBorders>
            <w:shd w:val="clear" w:color="000000" w:fill="FFFFFF"/>
            <w:hideMark/>
          </w:tcPr>
          <w:p w14:paraId="68A5841D" w14:textId="77777777" w:rsidR="006108C1" w:rsidRPr="006108C1" w:rsidRDefault="006108C1" w:rsidP="00FB0F2B">
            <w:pPr>
              <w:spacing w:before="0" w:after="0"/>
            </w:pPr>
            <w:r w:rsidRPr="006108C1">
              <w:t>4</w:t>
            </w:r>
          </w:p>
        </w:tc>
        <w:tc>
          <w:tcPr>
            <w:tcW w:w="1252" w:type="dxa"/>
            <w:tcBorders>
              <w:top w:val="nil"/>
              <w:left w:val="nil"/>
              <w:bottom w:val="nil"/>
              <w:right w:val="nil"/>
            </w:tcBorders>
            <w:shd w:val="clear" w:color="auto" w:fill="auto"/>
            <w:noWrap/>
            <w:hideMark/>
          </w:tcPr>
          <w:p w14:paraId="30CA4C5D" w14:textId="77777777" w:rsidR="006108C1" w:rsidRPr="006108C1" w:rsidRDefault="006108C1" w:rsidP="00FB0F2B">
            <w:pPr>
              <w:spacing w:before="0" w:after="0"/>
            </w:pPr>
            <w:r w:rsidRPr="006108C1">
              <w:t xml:space="preserve">$1,941 </w:t>
            </w:r>
          </w:p>
        </w:tc>
        <w:tc>
          <w:tcPr>
            <w:tcW w:w="1340" w:type="dxa"/>
            <w:tcBorders>
              <w:top w:val="nil"/>
              <w:left w:val="nil"/>
              <w:bottom w:val="nil"/>
              <w:right w:val="single" w:sz="8" w:space="0" w:color="auto"/>
            </w:tcBorders>
            <w:shd w:val="clear" w:color="auto" w:fill="auto"/>
            <w:noWrap/>
            <w:hideMark/>
          </w:tcPr>
          <w:p w14:paraId="5BE060FA" w14:textId="77777777" w:rsidR="006108C1" w:rsidRPr="006108C1" w:rsidRDefault="006108C1" w:rsidP="00FB0F2B">
            <w:pPr>
              <w:spacing w:before="0" w:after="0"/>
            </w:pPr>
            <w:r w:rsidRPr="006108C1">
              <w:t xml:space="preserve"> </w:t>
            </w:r>
          </w:p>
        </w:tc>
      </w:tr>
      <w:tr w:rsidR="00ED199C" w:rsidRPr="006108C1" w14:paraId="21411EDD" w14:textId="77777777" w:rsidTr="0040358B">
        <w:trPr>
          <w:trHeight w:val="208"/>
        </w:trPr>
        <w:tc>
          <w:tcPr>
            <w:tcW w:w="2411" w:type="dxa"/>
            <w:tcBorders>
              <w:top w:val="nil"/>
              <w:left w:val="single" w:sz="8" w:space="0" w:color="auto"/>
              <w:bottom w:val="nil"/>
              <w:right w:val="nil"/>
            </w:tcBorders>
            <w:shd w:val="clear" w:color="auto" w:fill="auto"/>
            <w:noWrap/>
            <w:hideMark/>
          </w:tcPr>
          <w:p w14:paraId="615DD247" w14:textId="6CB07CC6" w:rsidR="006108C1" w:rsidRPr="006108C1" w:rsidRDefault="006108C1" w:rsidP="00FB0F2B">
            <w:pPr>
              <w:spacing w:before="0" w:after="0"/>
            </w:pPr>
            <w:r w:rsidRPr="006108C1">
              <w:t xml:space="preserve">My HDFS </w:t>
            </w:r>
            <w:r w:rsidR="005F14C1" w:rsidRPr="006108C1">
              <w:t>Software</w:t>
            </w:r>
            <w:r w:rsidRPr="006108C1">
              <w:t xml:space="preserve"> </w:t>
            </w:r>
          </w:p>
        </w:tc>
        <w:tc>
          <w:tcPr>
            <w:tcW w:w="1207" w:type="dxa"/>
            <w:gridSpan w:val="2"/>
            <w:tcBorders>
              <w:top w:val="nil"/>
              <w:left w:val="nil"/>
              <w:bottom w:val="nil"/>
              <w:right w:val="nil"/>
            </w:tcBorders>
            <w:shd w:val="clear" w:color="000000" w:fill="FFFFFF"/>
            <w:hideMark/>
          </w:tcPr>
          <w:p w14:paraId="6758CB27" w14:textId="77777777" w:rsidR="006108C1" w:rsidRPr="006108C1" w:rsidRDefault="006108C1" w:rsidP="00FB0F2B">
            <w:pPr>
              <w:spacing w:before="0" w:after="0"/>
            </w:pPr>
            <w:r w:rsidRPr="006108C1">
              <w:t>MY-Hadoop</w:t>
            </w:r>
          </w:p>
        </w:tc>
        <w:tc>
          <w:tcPr>
            <w:tcW w:w="737" w:type="dxa"/>
            <w:tcBorders>
              <w:top w:val="nil"/>
              <w:left w:val="nil"/>
              <w:bottom w:val="nil"/>
              <w:right w:val="nil"/>
            </w:tcBorders>
            <w:shd w:val="clear" w:color="auto" w:fill="auto"/>
            <w:noWrap/>
            <w:hideMark/>
          </w:tcPr>
          <w:p w14:paraId="54767D72" w14:textId="77777777" w:rsidR="006108C1" w:rsidRPr="006108C1" w:rsidRDefault="006108C1" w:rsidP="00FB0F2B">
            <w:pPr>
              <w:spacing w:before="0" w:after="0"/>
            </w:pPr>
          </w:p>
        </w:tc>
        <w:tc>
          <w:tcPr>
            <w:tcW w:w="795" w:type="dxa"/>
            <w:tcBorders>
              <w:top w:val="nil"/>
              <w:left w:val="nil"/>
              <w:bottom w:val="nil"/>
              <w:right w:val="nil"/>
            </w:tcBorders>
            <w:shd w:val="clear" w:color="auto" w:fill="auto"/>
            <w:noWrap/>
            <w:hideMark/>
          </w:tcPr>
          <w:p w14:paraId="60B755EE" w14:textId="77777777" w:rsidR="006108C1" w:rsidRPr="006108C1" w:rsidRDefault="006108C1" w:rsidP="00FB0F2B">
            <w:pPr>
              <w:spacing w:before="0" w:after="0"/>
            </w:pPr>
            <w:r w:rsidRPr="006108C1">
              <w:t>1</w:t>
            </w:r>
          </w:p>
        </w:tc>
        <w:tc>
          <w:tcPr>
            <w:tcW w:w="1016" w:type="dxa"/>
            <w:tcBorders>
              <w:top w:val="nil"/>
              <w:left w:val="nil"/>
              <w:bottom w:val="nil"/>
              <w:right w:val="nil"/>
            </w:tcBorders>
            <w:shd w:val="clear" w:color="000000" w:fill="FFFFFF"/>
            <w:hideMark/>
          </w:tcPr>
          <w:p w14:paraId="74686B4B" w14:textId="77777777" w:rsidR="006108C1" w:rsidRPr="006108C1" w:rsidRDefault="006108C1" w:rsidP="00FB0F2B">
            <w:pPr>
              <w:spacing w:before="0" w:after="0"/>
            </w:pPr>
            <w:r w:rsidRPr="006108C1">
              <w:t xml:space="preserve">2,700.00 </w:t>
            </w:r>
          </w:p>
        </w:tc>
        <w:tc>
          <w:tcPr>
            <w:tcW w:w="883" w:type="dxa"/>
            <w:tcBorders>
              <w:top w:val="nil"/>
              <w:left w:val="nil"/>
              <w:bottom w:val="nil"/>
              <w:right w:val="nil"/>
            </w:tcBorders>
            <w:shd w:val="clear" w:color="000000" w:fill="FFFFFF"/>
            <w:hideMark/>
          </w:tcPr>
          <w:p w14:paraId="64E9024C" w14:textId="77777777" w:rsidR="006108C1" w:rsidRPr="006108C1" w:rsidRDefault="006108C1" w:rsidP="00FB0F2B">
            <w:pPr>
              <w:spacing w:before="0" w:after="0"/>
            </w:pPr>
            <w:r w:rsidRPr="006108C1">
              <w:t>4</w:t>
            </w:r>
          </w:p>
        </w:tc>
        <w:tc>
          <w:tcPr>
            <w:tcW w:w="1252" w:type="dxa"/>
            <w:tcBorders>
              <w:top w:val="nil"/>
              <w:left w:val="nil"/>
              <w:bottom w:val="nil"/>
              <w:right w:val="nil"/>
            </w:tcBorders>
            <w:shd w:val="clear" w:color="auto" w:fill="auto"/>
            <w:noWrap/>
            <w:hideMark/>
          </w:tcPr>
          <w:p w14:paraId="5A0A06BC" w14:textId="77777777" w:rsidR="006108C1" w:rsidRPr="006108C1" w:rsidRDefault="006108C1" w:rsidP="00FB0F2B">
            <w:pPr>
              <w:spacing w:before="0" w:after="0"/>
            </w:pPr>
            <w:r w:rsidRPr="006108C1">
              <w:t xml:space="preserve">$10,800 </w:t>
            </w:r>
          </w:p>
        </w:tc>
        <w:tc>
          <w:tcPr>
            <w:tcW w:w="1340" w:type="dxa"/>
            <w:tcBorders>
              <w:top w:val="nil"/>
              <w:left w:val="nil"/>
              <w:bottom w:val="nil"/>
              <w:right w:val="single" w:sz="8" w:space="0" w:color="auto"/>
            </w:tcBorders>
            <w:shd w:val="clear" w:color="auto" w:fill="auto"/>
            <w:noWrap/>
            <w:hideMark/>
          </w:tcPr>
          <w:p w14:paraId="4DB12E11" w14:textId="77777777" w:rsidR="006108C1" w:rsidRPr="006108C1" w:rsidRDefault="006108C1" w:rsidP="00FB0F2B">
            <w:pPr>
              <w:spacing w:before="0" w:after="0"/>
            </w:pPr>
            <w:r w:rsidRPr="006108C1">
              <w:t> </w:t>
            </w:r>
          </w:p>
        </w:tc>
      </w:tr>
      <w:tr w:rsidR="00ED199C" w:rsidRPr="006108C1" w14:paraId="0157BCC6" w14:textId="77777777" w:rsidTr="0040358B">
        <w:trPr>
          <w:trHeight w:val="208"/>
        </w:trPr>
        <w:tc>
          <w:tcPr>
            <w:tcW w:w="2411" w:type="dxa"/>
            <w:tcBorders>
              <w:top w:val="nil"/>
              <w:left w:val="single" w:sz="8" w:space="0" w:color="auto"/>
              <w:bottom w:val="nil"/>
              <w:right w:val="nil"/>
            </w:tcBorders>
            <w:shd w:val="clear" w:color="auto" w:fill="auto"/>
            <w:noWrap/>
            <w:hideMark/>
          </w:tcPr>
          <w:p w14:paraId="5A49D236" w14:textId="77777777" w:rsidR="006108C1" w:rsidRPr="006108C1" w:rsidRDefault="006108C1" w:rsidP="00FB0F2B">
            <w:pPr>
              <w:spacing w:before="0" w:after="0"/>
            </w:pPr>
            <w:r w:rsidRPr="006108C1">
              <w:t>My Switch Model X</w:t>
            </w:r>
          </w:p>
        </w:tc>
        <w:tc>
          <w:tcPr>
            <w:tcW w:w="1207" w:type="dxa"/>
            <w:gridSpan w:val="2"/>
            <w:tcBorders>
              <w:top w:val="nil"/>
              <w:left w:val="nil"/>
              <w:bottom w:val="nil"/>
              <w:right w:val="nil"/>
            </w:tcBorders>
            <w:shd w:val="clear" w:color="auto" w:fill="auto"/>
            <w:noWrap/>
            <w:hideMark/>
          </w:tcPr>
          <w:p w14:paraId="5D1237DC" w14:textId="77777777" w:rsidR="006108C1" w:rsidRPr="006108C1" w:rsidRDefault="006108C1" w:rsidP="00FB0F2B">
            <w:pPr>
              <w:spacing w:before="0" w:after="0"/>
            </w:pPr>
            <w:r w:rsidRPr="006108C1">
              <w:t>My-Switch</w:t>
            </w:r>
          </w:p>
        </w:tc>
        <w:tc>
          <w:tcPr>
            <w:tcW w:w="737" w:type="dxa"/>
            <w:tcBorders>
              <w:top w:val="nil"/>
              <w:left w:val="nil"/>
              <w:bottom w:val="nil"/>
              <w:right w:val="nil"/>
            </w:tcBorders>
            <w:shd w:val="clear" w:color="auto" w:fill="auto"/>
            <w:noWrap/>
            <w:hideMark/>
          </w:tcPr>
          <w:p w14:paraId="1EF5CF63" w14:textId="77777777" w:rsidR="006108C1" w:rsidRPr="006108C1" w:rsidRDefault="006108C1" w:rsidP="00FB0F2B">
            <w:pPr>
              <w:spacing w:before="0" w:after="0"/>
            </w:pPr>
          </w:p>
        </w:tc>
        <w:tc>
          <w:tcPr>
            <w:tcW w:w="795" w:type="dxa"/>
            <w:tcBorders>
              <w:top w:val="nil"/>
              <w:left w:val="nil"/>
              <w:bottom w:val="nil"/>
              <w:right w:val="nil"/>
            </w:tcBorders>
            <w:shd w:val="clear" w:color="auto" w:fill="auto"/>
            <w:noWrap/>
            <w:hideMark/>
          </w:tcPr>
          <w:p w14:paraId="5721C1FC" w14:textId="77777777" w:rsidR="006108C1" w:rsidRPr="006108C1" w:rsidRDefault="006108C1" w:rsidP="00FB0F2B">
            <w:pPr>
              <w:spacing w:before="0" w:after="0"/>
            </w:pPr>
            <w:r w:rsidRPr="006108C1">
              <w:t>1</w:t>
            </w:r>
          </w:p>
        </w:tc>
        <w:tc>
          <w:tcPr>
            <w:tcW w:w="1016" w:type="dxa"/>
            <w:tcBorders>
              <w:top w:val="nil"/>
              <w:left w:val="nil"/>
              <w:bottom w:val="nil"/>
              <w:right w:val="nil"/>
            </w:tcBorders>
            <w:shd w:val="clear" w:color="000000" w:fill="FFFFFF"/>
            <w:hideMark/>
          </w:tcPr>
          <w:p w14:paraId="451BC327" w14:textId="77777777" w:rsidR="006108C1" w:rsidRPr="006108C1" w:rsidRDefault="006108C1" w:rsidP="00FB0F2B">
            <w:pPr>
              <w:spacing w:before="0" w:after="0"/>
            </w:pPr>
            <w:r w:rsidRPr="006108C1">
              <w:t xml:space="preserve">1,922.12 </w:t>
            </w:r>
          </w:p>
        </w:tc>
        <w:tc>
          <w:tcPr>
            <w:tcW w:w="883" w:type="dxa"/>
            <w:tcBorders>
              <w:top w:val="nil"/>
              <w:left w:val="nil"/>
              <w:bottom w:val="nil"/>
              <w:right w:val="nil"/>
            </w:tcBorders>
            <w:shd w:val="clear" w:color="000000" w:fill="FFFFFF"/>
            <w:hideMark/>
          </w:tcPr>
          <w:p w14:paraId="551A8A81" w14:textId="77777777" w:rsidR="006108C1" w:rsidRPr="006108C1" w:rsidRDefault="006108C1" w:rsidP="00FB0F2B">
            <w:pPr>
              <w:spacing w:before="0" w:after="0"/>
            </w:pPr>
            <w:r w:rsidRPr="006108C1">
              <w:t>2</w:t>
            </w:r>
          </w:p>
        </w:tc>
        <w:tc>
          <w:tcPr>
            <w:tcW w:w="1252" w:type="dxa"/>
            <w:tcBorders>
              <w:top w:val="nil"/>
              <w:left w:val="nil"/>
              <w:bottom w:val="nil"/>
              <w:right w:val="nil"/>
            </w:tcBorders>
            <w:shd w:val="clear" w:color="auto" w:fill="auto"/>
            <w:noWrap/>
            <w:hideMark/>
          </w:tcPr>
          <w:p w14:paraId="764060CF" w14:textId="77777777" w:rsidR="006108C1" w:rsidRPr="006108C1" w:rsidRDefault="006108C1" w:rsidP="00FB0F2B">
            <w:pPr>
              <w:spacing w:before="0" w:after="0"/>
            </w:pPr>
            <w:r w:rsidRPr="006108C1">
              <w:t xml:space="preserve">$3,844 </w:t>
            </w:r>
          </w:p>
        </w:tc>
        <w:tc>
          <w:tcPr>
            <w:tcW w:w="1340" w:type="dxa"/>
            <w:tcBorders>
              <w:top w:val="nil"/>
              <w:left w:val="nil"/>
              <w:bottom w:val="nil"/>
              <w:right w:val="single" w:sz="8" w:space="0" w:color="auto"/>
            </w:tcBorders>
            <w:shd w:val="clear" w:color="auto" w:fill="auto"/>
            <w:noWrap/>
            <w:hideMark/>
          </w:tcPr>
          <w:p w14:paraId="1ECEDF42" w14:textId="77777777" w:rsidR="006108C1" w:rsidRPr="006108C1" w:rsidRDefault="006108C1" w:rsidP="00FB0F2B">
            <w:pPr>
              <w:spacing w:before="0" w:after="0"/>
            </w:pPr>
            <w:r w:rsidRPr="006108C1">
              <w:t> </w:t>
            </w:r>
          </w:p>
        </w:tc>
      </w:tr>
      <w:tr w:rsidR="006108C1" w:rsidRPr="006108C1" w14:paraId="778F874F" w14:textId="77777777" w:rsidTr="00FB0F2B">
        <w:trPr>
          <w:trHeight w:val="208"/>
        </w:trPr>
        <w:tc>
          <w:tcPr>
            <w:tcW w:w="2411" w:type="dxa"/>
            <w:tcBorders>
              <w:top w:val="nil"/>
              <w:left w:val="single" w:sz="8" w:space="0" w:color="auto"/>
              <w:bottom w:val="nil"/>
              <w:right w:val="nil"/>
            </w:tcBorders>
            <w:shd w:val="clear" w:color="auto" w:fill="auto"/>
            <w:noWrap/>
            <w:hideMark/>
          </w:tcPr>
          <w:p w14:paraId="1DF1AA95" w14:textId="77777777" w:rsidR="006108C1" w:rsidRPr="006108C1" w:rsidRDefault="006108C1" w:rsidP="00FB0F2B">
            <w:pPr>
              <w:spacing w:before="0" w:after="0"/>
            </w:pPr>
            <w:r w:rsidRPr="006108C1">
              <w:t> </w:t>
            </w:r>
          </w:p>
        </w:tc>
        <w:tc>
          <w:tcPr>
            <w:tcW w:w="913" w:type="dxa"/>
            <w:tcBorders>
              <w:top w:val="nil"/>
              <w:left w:val="nil"/>
              <w:bottom w:val="nil"/>
              <w:right w:val="nil"/>
            </w:tcBorders>
            <w:shd w:val="clear" w:color="auto" w:fill="auto"/>
            <w:noWrap/>
            <w:hideMark/>
          </w:tcPr>
          <w:p w14:paraId="5B29E7E0" w14:textId="77777777" w:rsidR="006108C1" w:rsidRPr="006108C1" w:rsidRDefault="006108C1" w:rsidP="00FB0F2B">
            <w:pPr>
              <w:spacing w:before="0" w:after="0"/>
            </w:pPr>
          </w:p>
        </w:tc>
        <w:tc>
          <w:tcPr>
            <w:tcW w:w="1031" w:type="dxa"/>
            <w:gridSpan w:val="2"/>
            <w:tcBorders>
              <w:top w:val="nil"/>
              <w:left w:val="nil"/>
              <w:bottom w:val="nil"/>
              <w:right w:val="nil"/>
            </w:tcBorders>
            <w:shd w:val="clear" w:color="auto" w:fill="auto"/>
            <w:noWrap/>
            <w:hideMark/>
          </w:tcPr>
          <w:p w14:paraId="71B1683B" w14:textId="77777777" w:rsidR="006108C1" w:rsidRPr="006108C1" w:rsidRDefault="006108C1" w:rsidP="00FB0F2B">
            <w:pPr>
              <w:spacing w:before="0" w:after="0"/>
            </w:pPr>
          </w:p>
        </w:tc>
        <w:tc>
          <w:tcPr>
            <w:tcW w:w="795" w:type="dxa"/>
            <w:tcBorders>
              <w:top w:val="nil"/>
              <w:left w:val="nil"/>
              <w:bottom w:val="nil"/>
              <w:right w:val="nil"/>
            </w:tcBorders>
            <w:shd w:val="clear" w:color="auto" w:fill="auto"/>
            <w:noWrap/>
            <w:hideMark/>
          </w:tcPr>
          <w:p w14:paraId="3DF89E83" w14:textId="77777777" w:rsidR="006108C1" w:rsidRPr="006108C1" w:rsidRDefault="006108C1" w:rsidP="00FB0F2B">
            <w:pPr>
              <w:spacing w:before="0" w:after="0"/>
            </w:pPr>
          </w:p>
        </w:tc>
        <w:tc>
          <w:tcPr>
            <w:tcW w:w="1016" w:type="dxa"/>
            <w:tcBorders>
              <w:top w:val="nil"/>
              <w:left w:val="nil"/>
              <w:bottom w:val="nil"/>
              <w:right w:val="nil"/>
            </w:tcBorders>
            <w:shd w:val="clear" w:color="auto" w:fill="auto"/>
            <w:noWrap/>
            <w:hideMark/>
          </w:tcPr>
          <w:p w14:paraId="05E5E3D5" w14:textId="77777777" w:rsidR="006108C1" w:rsidRPr="006108C1" w:rsidRDefault="006108C1" w:rsidP="00FB0F2B">
            <w:pPr>
              <w:spacing w:before="0" w:after="0"/>
            </w:pPr>
          </w:p>
        </w:tc>
        <w:tc>
          <w:tcPr>
            <w:tcW w:w="883" w:type="dxa"/>
            <w:tcBorders>
              <w:top w:val="nil"/>
              <w:left w:val="nil"/>
              <w:bottom w:val="nil"/>
              <w:right w:val="nil"/>
            </w:tcBorders>
            <w:shd w:val="clear" w:color="auto" w:fill="auto"/>
            <w:noWrap/>
            <w:hideMark/>
          </w:tcPr>
          <w:p w14:paraId="5F62067E" w14:textId="77777777" w:rsidR="006108C1" w:rsidRPr="006108C1" w:rsidRDefault="006108C1" w:rsidP="00FB0F2B">
            <w:pPr>
              <w:spacing w:before="0" w:after="0"/>
            </w:pPr>
            <w:r w:rsidRPr="006108C1">
              <w:t>Subtotal</w:t>
            </w:r>
          </w:p>
        </w:tc>
        <w:tc>
          <w:tcPr>
            <w:tcW w:w="1252" w:type="dxa"/>
            <w:tcBorders>
              <w:top w:val="single" w:sz="4" w:space="0" w:color="auto"/>
              <w:left w:val="nil"/>
              <w:bottom w:val="single" w:sz="4" w:space="0" w:color="auto"/>
              <w:right w:val="nil"/>
            </w:tcBorders>
            <w:shd w:val="clear" w:color="auto" w:fill="auto"/>
            <w:noWrap/>
            <w:hideMark/>
          </w:tcPr>
          <w:p w14:paraId="4E9FFEBE" w14:textId="77777777" w:rsidR="006108C1" w:rsidRPr="006108C1" w:rsidRDefault="006108C1" w:rsidP="00FB0F2B">
            <w:pPr>
              <w:spacing w:before="0" w:after="0"/>
            </w:pPr>
            <w:r w:rsidRPr="006108C1">
              <w:t>$104,959</w:t>
            </w:r>
          </w:p>
        </w:tc>
        <w:tc>
          <w:tcPr>
            <w:tcW w:w="1340" w:type="dxa"/>
            <w:tcBorders>
              <w:top w:val="single" w:sz="4" w:space="0" w:color="auto"/>
              <w:left w:val="nil"/>
              <w:bottom w:val="single" w:sz="4" w:space="0" w:color="auto"/>
              <w:right w:val="single" w:sz="8" w:space="0" w:color="auto"/>
            </w:tcBorders>
            <w:shd w:val="clear" w:color="auto" w:fill="auto"/>
            <w:noWrap/>
            <w:hideMark/>
          </w:tcPr>
          <w:p w14:paraId="6AFC993C" w14:textId="77777777" w:rsidR="006108C1" w:rsidRPr="006108C1" w:rsidRDefault="006108C1" w:rsidP="00FB0F2B">
            <w:pPr>
              <w:spacing w:before="0" w:after="0"/>
            </w:pPr>
            <w:r w:rsidRPr="006108C1">
              <w:t xml:space="preserve">$300 </w:t>
            </w:r>
          </w:p>
        </w:tc>
      </w:tr>
      <w:tr w:rsidR="006108C1" w:rsidRPr="006108C1" w14:paraId="6F9DEBC0" w14:textId="77777777" w:rsidTr="00FB0F2B">
        <w:trPr>
          <w:trHeight w:val="208"/>
        </w:trPr>
        <w:tc>
          <w:tcPr>
            <w:tcW w:w="2411" w:type="dxa"/>
            <w:tcBorders>
              <w:top w:val="nil"/>
              <w:left w:val="single" w:sz="8" w:space="0" w:color="auto"/>
              <w:bottom w:val="nil"/>
              <w:right w:val="nil"/>
            </w:tcBorders>
            <w:shd w:val="clear" w:color="auto" w:fill="auto"/>
            <w:noWrap/>
            <w:hideMark/>
          </w:tcPr>
          <w:p w14:paraId="5846CCEC" w14:textId="77777777" w:rsidR="006108C1" w:rsidRPr="006108C1" w:rsidRDefault="006108C1" w:rsidP="00FB0F2B">
            <w:pPr>
              <w:spacing w:before="0" w:after="0"/>
            </w:pPr>
            <w:r w:rsidRPr="006108C1">
              <w:t>Large Purchase Discount</w:t>
            </w:r>
          </w:p>
        </w:tc>
        <w:tc>
          <w:tcPr>
            <w:tcW w:w="913" w:type="dxa"/>
            <w:tcBorders>
              <w:top w:val="nil"/>
              <w:left w:val="nil"/>
              <w:bottom w:val="nil"/>
              <w:right w:val="nil"/>
            </w:tcBorders>
            <w:shd w:val="clear" w:color="auto" w:fill="auto"/>
            <w:noWrap/>
            <w:hideMark/>
          </w:tcPr>
          <w:p w14:paraId="2F3050E1" w14:textId="77777777" w:rsidR="006108C1" w:rsidRPr="006108C1" w:rsidRDefault="006108C1" w:rsidP="00FB0F2B">
            <w:pPr>
              <w:spacing w:before="0" w:after="0"/>
            </w:pPr>
            <w:r w:rsidRPr="006108C1">
              <w:t>5.0%</w:t>
            </w:r>
          </w:p>
        </w:tc>
        <w:tc>
          <w:tcPr>
            <w:tcW w:w="1031" w:type="dxa"/>
            <w:gridSpan w:val="2"/>
            <w:tcBorders>
              <w:top w:val="nil"/>
              <w:left w:val="nil"/>
              <w:bottom w:val="nil"/>
              <w:right w:val="nil"/>
            </w:tcBorders>
            <w:shd w:val="clear" w:color="auto" w:fill="auto"/>
            <w:noWrap/>
            <w:hideMark/>
          </w:tcPr>
          <w:p w14:paraId="6B9B84BA" w14:textId="77777777" w:rsidR="006108C1" w:rsidRPr="006108C1" w:rsidRDefault="006108C1" w:rsidP="00FB0F2B">
            <w:pPr>
              <w:spacing w:before="0" w:after="0"/>
            </w:pPr>
          </w:p>
        </w:tc>
        <w:tc>
          <w:tcPr>
            <w:tcW w:w="795" w:type="dxa"/>
            <w:tcBorders>
              <w:top w:val="nil"/>
              <w:left w:val="nil"/>
              <w:bottom w:val="nil"/>
              <w:right w:val="nil"/>
            </w:tcBorders>
            <w:shd w:val="clear" w:color="auto" w:fill="auto"/>
            <w:noWrap/>
            <w:hideMark/>
          </w:tcPr>
          <w:p w14:paraId="483FCE3A" w14:textId="77777777" w:rsidR="006108C1" w:rsidRPr="006108C1" w:rsidRDefault="006108C1" w:rsidP="00FB0F2B">
            <w:pPr>
              <w:spacing w:before="0" w:after="0"/>
            </w:pPr>
            <w:r w:rsidRPr="006108C1">
              <w:t>1</w:t>
            </w:r>
          </w:p>
        </w:tc>
        <w:tc>
          <w:tcPr>
            <w:tcW w:w="1016" w:type="dxa"/>
            <w:tcBorders>
              <w:top w:val="nil"/>
              <w:left w:val="nil"/>
              <w:bottom w:val="nil"/>
              <w:right w:val="nil"/>
            </w:tcBorders>
            <w:shd w:val="clear" w:color="auto" w:fill="auto"/>
            <w:noWrap/>
            <w:hideMark/>
          </w:tcPr>
          <w:p w14:paraId="52D76E3F" w14:textId="77777777" w:rsidR="006108C1" w:rsidRPr="006108C1" w:rsidRDefault="006108C1" w:rsidP="00FB0F2B">
            <w:pPr>
              <w:spacing w:before="0" w:after="0"/>
            </w:pPr>
          </w:p>
        </w:tc>
        <w:tc>
          <w:tcPr>
            <w:tcW w:w="883" w:type="dxa"/>
            <w:tcBorders>
              <w:top w:val="nil"/>
              <w:left w:val="nil"/>
              <w:bottom w:val="nil"/>
              <w:right w:val="nil"/>
            </w:tcBorders>
            <w:shd w:val="clear" w:color="auto" w:fill="auto"/>
            <w:noWrap/>
            <w:hideMark/>
          </w:tcPr>
          <w:p w14:paraId="2DAD454C" w14:textId="77777777" w:rsidR="006108C1" w:rsidRPr="006108C1" w:rsidRDefault="006108C1" w:rsidP="00FB0F2B">
            <w:pPr>
              <w:spacing w:before="0" w:after="0"/>
            </w:pPr>
          </w:p>
        </w:tc>
        <w:tc>
          <w:tcPr>
            <w:tcW w:w="1252" w:type="dxa"/>
            <w:tcBorders>
              <w:top w:val="nil"/>
              <w:left w:val="nil"/>
              <w:bottom w:val="nil"/>
              <w:right w:val="nil"/>
            </w:tcBorders>
            <w:shd w:val="clear" w:color="auto" w:fill="auto"/>
            <w:noWrap/>
            <w:hideMark/>
          </w:tcPr>
          <w:p w14:paraId="6B48495A" w14:textId="77777777" w:rsidR="006108C1" w:rsidRPr="006108C1" w:rsidRDefault="006108C1" w:rsidP="00FB0F2B">
            <w:pPr>
              <w:spacing w:before="0" w:after="0"/>
            </w:pPr>
            <w:r w:rsidRPr="006108C1">
              <w:t>-$5,248</w:t>
            </w:r>
          </w:p>
        </w:tc>
        <w:tc>
          <w:tcPr>
            <w:tcW w:w="1340" w:type="dxa"/>
            <w:tcBorders>
              <w:top w:val="nil"/>
              <w:left w:val="nil"/>
              <w:bottom w:val="nil"/>
              <w:right w:val="single" w:sz="8" w:space="0" w:color="auto"/>
            </w:tcBorders>
            <w:shd w:val="clear" w:color="auto" w:fill="auto"/>
            <w:noWrap/>
            <w:hideMark/>
          </w:tcPr>
          <w:p w14:paraId="4F32EC3E" w14:textId="77777777" w:rsidR="006108C1" w:rsidRPr="006108C1" w:rsidRDefault="006108C1" w:rsidP="00FB0F2B">
            <w:pPr>
              <w:spacing w:before="0" w:after="0"/>
            </w:pPr>
            <w:r w:rsidRPr="006108C1">
              <w:t>-$15</w:t>
            </w:r>
          </w:p>
        </w:tc>
      </w:tr>
      <w:tr w:rsidR="006108C1" w:rsidRPr="006108C1" w14:paraId="03AA997F" w14:textId="77777777" w:rsidTr="00FB0F2B">
        <w:trPr>
          <w:trHeight w:val="481"/>
        </w:trPr>
        <w:tc>
          <w:tcPr>
            <w:tcW w:w="5150" w:type="dxa"/>
            <w:gridSpan w:val="5"/>
            <w:tcBorders>
              <w:top w:val="single" w:sz="8" w:space="0" w:color="auto"/>
              <w:left w:val="single" w:sz="8" w:space="0" w:color="auto"/>
              <w:bottom w:val="single" w:sz="8" w:space="0" w:color="auto"/>
              <w:right w:val="single" w:sz="8" w:space="0" w:color="000000"/>
            </w:tcBorders>
            <w:shd w:val="clear" w:color="auto" w:fill="auto"/>
            <w:hideMark/>
          </w:tcPr>
          <w:p w14:paraId="186A0DCD" w14:textId="77777777" w:rsidR="006108C1" w:rsidRPr="006108C1" w:rsidRDefault="006108C1" w:rsidP="00FB0F2B">
            <w:pPr>
              <w:spacing w:before="0" w:after="0"/>
            </w:pPr>
            <w:r w:rsidRPr="006108C1">
              <w:t>Pricing:   1=My Company</w:t>
            </w:r>
          </w:p>
        </w:tc>
        <w:tc>
          <w:tcPr>
            <w:tcW w:w="3151" w:type="dxa"/>
            <w:gridSpan w:val="3"/>
            <w:vMerge w:val="restart"/>
            <w:tcBorders>
              <w:top w:val="nil"/>
              <w:left w:val="single" w:sz="8" w:space="0" w:color="auto"/>
              <w:bottom w:val="nil"/>
              <w:right w:val="nil"/>
            </w:tcBorders>
            <w:shd w:val="clear" w:color="auto" w:fill="auto"/>
            <w:noWrap/>
            <w:hideMark/>
          </w:tcPr>
          <w:p w14:paraId="37A03E6D" w14:textId="77777777" w:rsidR="006108C1" w:rsidRPr="006108C1" w:rsidRDefault="006108C1" w:rsidP="00FB0F2B">
            <w:pPr>
              <w:spacing w:before="0" w:after="0"/>
            </w:pPr>
            <w:r w:rsidRPr="006108C1">
              <w:t xml:space="preserve">     Three-Year Cost of Ownership:</w:t>
            </w:r>
          </w:p>
        </w:tc>
        <w:tc>
          <w:tcPr>
            <w:tcW w:w="1340" w:type="dxa"/>
            <w:vMerge w:val="restart"/>
            <w:tcBorders>
              <w:top w:val="single" w:sz="12" w:space="0" w:color="auto"/>
              <w:left w:val="nil"/>
              <w:bottom w:val="nil"/>
              <w:right w:val="single" w:sz="8" w:space="0" w:color="auto"/>
            </w:tcBorders>
            <w:shd w:val="clear" w:color="auto" w:fill="auto"/>
            <w:noWrap/>
            <w:hideMark/>
          </w:tcPr>
          <w:p w14:paraId="1987A3FB" w14:textId="77777777" w:rsidR="006108C1" w:rsidRPr="006108C1" w:rsidRDefault="006108C1" w:rsidP="00FB0F2B">
            <w:pPr>
              <w:spacing w:before="0" w:after="0"/>
            </w:pPr>
            <w:r w:rsidRPr="006108C1">
              <w:t>$99,996.1</w:t>
            </w:r>
          </w:p>
        </w:tc>
      </w:tr>
      <w:tr w:rsidR="006108C1" w:rsidRPr="006108C1" w14:paraId="064A487F" w14:textId="77777777" w:rsidTr="00FB0F2B">
        <w:trPr>
          <w:trHeight w:val="281"/>
        </w:trPr>
        <w:tc>
          <w:tcPr>
            <w:tcW w:w="5150" w:type="dxa"/>
            <w:gridSpan w:val="5"/>
            <w:tcBorders>
              <w:top w:val="single" w:sz="8" w:space="0" w:color="auto"/>
              <w:left w:val="single" w:sz="8" w:space="0" w:color="auto"/>
              <w:bottom w:val="single" w:sz="8" w:space="0" w:color="auto"/>
              <w:right w:val="single" w:sz="8" w:space="0" w:color="000000"/>
            </w:tcBorders>
            <w:shd w:val="clear" w:color="auto" w:fill="auto"/>
            <w:hideMark/>
          </w:tcPr>
          <w:p w14:paraId="42CF5149" w14:textId="77777777" w:rsidR="006108C1" w:rsidRPr="006108C1" w:rsidRDefault="006108C1" w:rsidP="00FB0F2B">
            <w:pPr>
              <w:spacing w:before="0" w:after="0"/>
            </w:pPr>
            <w:r w:rsidRPr="006108C1">
              <w:t>Audited by My Auditor</w:t>
            </w:r>
          </w:p>
        </w:tc>
        <w:tc>
          <w:tcPr>
            <w:tcW w:w="3151" w:type="dxa"/>
            <w:gridSpan w:val="3"/>
            <w:vMerge/>
            <w:tcBorders>
              <w:top w:val="nil"/>
              <w:left w:val="single" w:sz="8" w:space="0" w:color="auto"/>
              <w:bottom w:val="nil"/>
              <w:right w:val="nil"/>
            </w:tcBorders>
            <w:hideMark/>
          </w:tcPr>
          <w:p w14:paraId="266E478C" w14:textId="77777777" w:rsidR="006108C1" w:rsidRPr="006108C1" w:rsidRDefault="006108C1" w:rsidP="00FB0F2B">
            <w:pPr>
              <w:spacing w:before="0" w:after="0"/>
            </w:pPr>
          </w:p>
        </w:tc>
        <w:tc>
          <w:tcPr>
            <w:tcW w:w="1340" w:type="dxa"/>
            <w:vMerge/>
            <w:tcBorders>
              <w:top w:val="single" w:sz="12" w:space="0" w:color="auto"/>
              <w:left w:val="nil"/>
              <w:bottom w:val="nil"/>
              <w:right w:val="single" w:sz="8" w:space="0" w:color="auto"/>
            </w:tcBorders>
            <w:hideMark/>
          </w:tcPr>
          <w:p w14:paraId="6FBB7A28" w14:textId="77777777" w:rsidR="006108C1" w:rsidRPr="006108C1" w:rsidRDefault="006108C1" w:rsidP="00FB0F2B">
            <w:pPr>
              <w:spacing w:before="0" w:after="0"/>
            </w:pPr>
          </w:p>
        </w:tc>
      </w:tr>
      <w:tr w:rsidR="006108C1" w:rsidRPr="006108C1" w14:paraId="51D55C85" w14:textId="77777777" w:rsidTr="00FB0F2B">
        <w:trPr>
          <w:trHeight w:val="208"/>
        </w:trPr>
        <w:tc>
          <w:tcPr>
            <w:tcW w:w="5150" w:type="dxa"/>
            <w:gridSpan w:val="5"/>
            <w:vMerge w:val="restart"/>
            <w:tcBorders>
              <w:top w:val="single" w:sz="8" w:space="0" w:color="auto"/>
              <w:left w:val="single" w:sz="8" w:space="0" w:color="auto"/>
              <w:bottom w:val="single" w:sz="8" w:space="0" w:color="000000"/>
              <w:right w:val="single" w:sz="8" w:space="0" w:color="000000"/>
            </w:tcBorders>
            <w:shd w:val="clear" w:color="auto" w:fill="auto"/>
            <w:hideMark/>
          </w:tcPr>
          <w:p w14:paraId="6ACBDC44" w14:textId="77777777" w:rsidR="006108C1" w:rsidRPr="006108C1" w:rsidRDefault="006108C1" w:rsidP="00FB0F2B">
            <w:pPr>
              <w:spacing w:before="0" w:after="0"/>
            </w:pPr>
            <w:r w:rsidRPr="006108C1">
              <w:t>All discounts are based on US list prices and for similar quantities and configurations. The discounts are based on the overall specific components pricing from respective vendors in this single quotation. Discounts for similarly sized configurations will be similar to those quoted here, but may vary based on the components in the configuration.</w:t>
            </w:r>
          </w:p>
        </w:tc>
        <w:tc>
          <w:tcPr>
            <w:tcW w:w="1016" w:type="dxa"/>
            <w:tcBorders>
              <w:top w:val="nil"/>
              <w:left w:val="nil"/>
              <w:bottom w:val="nil"/>
              <w:right w:val="nil"/>
            </w:tcBorders>
            <w:shd w:val="clear" w:color="auto" w:fill="auto"/>
            <w:noWrap/>
            <w:hideMark/>
          </w:tcPr>
          <w:p w14:paraId="29CE1C62" w14:textId="77777777" w:rsidR="006108C1" w:rsidRPr="006108C1" w:rsidRDefault="006108C1" w:rsidP="00FB0F2B">
            <w:pPr>
              <w:spacing w:before="0" w:after="0"/>
            </w:pPr>
          </w:p>
        </w:tc>
        <w:tc>
          <w:tcPr>
            <w:tcW w:w="883" w:type="dxa"/>
            <w:tcBorders>
              <w:top w:val="nil"/>
              <w:left w:val="nil"/>
              <w:bottom w:val="nil"/>
              <w:right w:val="nil"/>
            </w:tcBorders>
            <w:shd w:val="clear" w:color="auto" w:fill="auto"/>
            <w:noWrap/>
            <w:hideMark/>
          </w:tcPr>
          <w:p w14:paraId="6323A2DB" w14:textId="77777777" w:rsidR="006108C1" w:rsidRPr="006108C1" w:rsidRDefault="006108C1" w:rsidP="00FB0F2B">
            <w:pPr>
              <w:spacing w:before="0" w:after="0"/>
            </w:pPr>
          </w:p>
        </w:tc>
        <w:tc>
          <w:tcPr>
            <w:tcW w:w="1252" w:type="dxa"/>
            <w:tcBorders>
              <w:top w:val="nil"/>
              <w:left w:val="nil"/>
              <w:bottom w:val="nil"/>
              <w:right w:val="nil"/>
            </w:tcBorders>
            <w:shd w:val="clear" w:color="auto" w:fill="auto"/>
            <w:noWrap/>
            <w:hideMark/>
          </w:tcPr>
          <w:p w14:paraId="692BA1CB" w14:textId="49AF98F6" w:rsidR="006108C1" w:rsidRPr="006108C1" w:rsidRDefault="001B2490" w:rsidP="00FB0F2B">
            <w:pPr>
              <w:spacing w:before="0" w:after="0"/>
            </w:pPr>
            <w:r w:rsidRPr="00626B7E">
              <w:t>HSph@3</w:t>
            </w:r>
            <w:r>
              <w:t>T</w:t>
            </w:r>
            <w:r w:rsidRPr="00626B7E">
              <w:t>B</w:t>
            </w:r>
            <w:r w:rsidR="006108C1" w:rsidRPr="006108C1">
              <w:t>:</w:t>
            </w:r>
          </w:p>
        </w:tc>
        <w:tc>
          <w:tcPr>
            <w:tcW w:w="1340" w:type="dxa"/>
            <w:tcBorders>
              <w:top w:val="nil"/>
              <w:left w:val="nil"/>
              <w:bottom w:val="nil"/>
              <w:right w:val="single" w:sz="8" w:space="0" w:color="auto"/>
            </w:tcBorders>
            <w:shd w:val="clear" w:color="auto" w:fill="auto"/>
            <w:noWrap/>
            <w:hideMark/>
          </w:tcPr>
          <w:p w14:paraId="49EADAB6" w14:textId="708BF7E5" w:rsidR="006108C1" w:rsidRPr="006108C1" w:rsidRDefault="001B2490" w:rsidP="00FB0F2B">
            <w:pPr>
              <w:spacing w:before="0" w:after="0"/>
            </w:pPr>
            <w:r>
              <w:t>390.99</w:t>
            </w:r>
          </w:p>
        </w:tc>
      </w:tr>
      <w:tr w:rsidR="006108C1" w:rsidRPr="006108C1" w14:paraId="7F0E1817" w14:textId="77777777" w:rsidTr="00FB0F2B">
        <w:trPr>
          <w:trHeight w:val="247"/>
        </w:trPr>
        <w:tc>
          <w:tcPr>
            <w:tcW w:w="5150" w:type="dxa"/>
            <w:gridSpan w:val="5"/>
            <w:vMerge/>
            <w:tcBorders>
              <w:top w:val="single" w:sz="8" w:space="0" w:color="auto"/>
              <w:left w:val="single" w:sz="8" w:space="0" w:color="auto"/>
              <w:bottom w:val="single" w:sz="8" w:space="0" w:color="000000"/>
              <w:right w:val="single" w:sz="8" w:space="0" w:color="000000"/>
            </w:tcBorders>
            <w:hideMark/>
          </w:tcPr>
          <w:p w14:paraId="014B4372" w14:textId="77777777" w:rsidR="006108C1" w:rsidRPr="006108C1" w:rsidRDefault="006108C1" w:rsidP="00FB0F2B">
            <w:pPr>
              <w:spacing w:before="0" w:after="0"/>
            </w:pPr>
          </w:p>
        </w:tc>
        <w:tc>
          <w:tcPr>
            <w:tcW w:w="1016" w:type="dxa"/>
            <w:tcBorders>
              <w:top w:val="nil"/>
              <w:left w:val="nil"/>
              <w:bottom w:val="nil"/>
              <w:right w:val="nil"/>
            </w:tcBorders>
            <w:shd w:val="clear" w:color="auto" w:fill="auto"/>
            <w:noWrap/>
            <w:hideMark/>
          </w:tcPr>
          <w:p w14:paraId="3F6719D2" w14:textId="77777777" w:rsidR="006108C1" w:rsidRPr="006108C1" w:rsidRDefault="006108C1" w:rsidP="00FB0F2B">
            <w:pPr>
              <w:spacing w:before="0" w:after="0"/>
            </w:pPr>
          </w:p>
        </w:tc>
        <w:tc>
          <w:tcPr>
            <w:tcW w:w="883" w:type="dxa"/>
            <w:tcBorders>
              <w:top w:val="nil"/>
              <w:left w:val="nil"/>
              <w:bottom w:val="nil"/>
              <w:right w:val="nil"/>
            </w:tcBorders>
            <w:shd w:val="clear" w:color="auto" w:fill="auto"/>
            <w:noWrap/>
            <w:hideMark/>
          </w:tcPr>
          <w:p w14:paraId="715669F9" w14:textId="77777777" w:rsidR="006108C1" w:rsidRPr="006108C1" w:rsidRDefault="006108C1" w:rsidP="00FB0F2B">
            <w:pPr>
              <w:spacing w:before="0" w:after="0"/>
            </w:pPr>
          </w:p>
        </w:tc>
        <w:tc>
          <w:tcPr>
            <w:tcW w:w="1252" w:type="dxa"/>
            <w:tcBorders>
              <w:top w:val="nil"/>
              <w:left w:val="nil"/>
              <w:bottom w:val="nil"/>
              <w:right w:val="nil"/>
            </w:tcBorders>
            <w:shd w:val="clear" w:color="auto" w:fill="auto"/>
            <w:noWrap/>
            <w:hideMark/>
          </w:tcPr>
          <w:p w14:paraId="1B2C7536" w14:textId="77777777" w:rsidR="006108C1" w:rsidRPr="006108C1" w:rsidRDefault="006108C1" w:rsidP="00FB0F2B">
            <w:pPr>
              <w:spacing w:before="0" w:after="0"/>
            </w:pPr>
          </w:p>
        </w:tc>
        <w:tc>
          <w:tcPr>
            <w:tcW w:w="1340" w:type="dxa"/>
            <w:tcBorders>
              <w:top w:val="nil"/>
              <w:left w:val="nil"/>
              <w:bottom w:val="nil"/>
              <w:right w:val="single" w:sz="8" w:space="0" w:color="auto"/>
            </w:tcBorders>
            <w:shd w:val="clear" w:color="auto" w:fill="auto"/>
            <w:hideMark/>
          </w:tcPr>
          <w:p w14:paraId="139966EC" w14:textId="77777777" w:rsidR="006108C1" w:rsidRPr="006108C1" w:rsidRDefault="006108C1" w:rsidP="00FB0F2B">
            <w:pPr>
              <w:spacing w:before="0" w:after="0"/>
            </w:pPr>
            <w:r w:rsidRPr="006108C1">
              <w:t> </w:t>
            </w:r>
          </w:p>
        </w:tc>
      </w:tr>
      <w:tr w:rsidR="006108C1" w:rsidRPr="006108C1" w14:paraId="03185100" w14:textId="77777777" w:rsidTr="00FB0F2B">
        <w:trPr>
          <w:trHeight w:val="286"/>
        </w:trPr>
        <w:tc>
          <w:tcPr>
            <w:tcW w:w="5150" w:type="dxa"/>
            <w:gridSpan w:val="5"/>
            <w:vMerge/>
            <w:tcBorders>
              <w:top w:val="single" w:sz="8" w:space="0" w:color="auto"/>
              <w:left w:val="single" w:sz="8" w:space="0" w:color="auto"/>
              <w:bottom w:val="single" w:sz="8" w:space="0" w:color="000000"/>
              <w:right w:val="single" w:sz="8" w:space="0" w:color="000000"/>
            </w:tcBorders>
            <w:vAlign w:val="center"/>
            <w:hideMark/>
          </w:tcPr>
          <w:p w14:paraId="5ABF1893" w14:textId="77777777" w:rsidR="006108C1" w:rsidRPr="006108C1" w:rsidRDefault="006108C1" w:rsidP="00FB0F2B">
            <w:pPr>
              <w:spacing w:before="0" w:after="0"/>
            </w:pPr>
          </w:p>
        </w:tc>
        <w:tc>
          <w:tcPr>
            <w:tcW w:w="1016" w:type="dxa"/>
            <w:tcBorders>
              <w:top w:val="nil"/>
              <w:left w:val="nil"/>
              <w:bottom w:val="single" w:sz="8" w:space="0" w:color="auto"/>
              <w:right w:val="nil"/>
            </w:tcBorders>
            <w:shd w:val="clear" w:color="auto" w:fill="auto"/>
            <w:noWrap/>
            <w:vAlign w:val="bottom"/>
            <w:hideMark/>
          </w:tcPr>
          <w:p w14:paraId="701EA0BB" w14:textId="77777777" w:rsidR="006108C1" w:rsidRPr="006108C1" w:rsidRDefault="006108C1" w:rsidP="00FB0F2B">
            <w:pPr>
              <w:spacing w:before="0" w:after="0"/>
            </w:pPr>
            <w:r w:rsidRPr="006108C1">
              <w:t> </w:t>
            </w:r>
          </w:p>
        </w:tc>
        <w:tc>
          <w:tcPr>
            <w:tcW w:w="883" w:type="dxa"/>
            <w:tcBorders>
              <w:top w:val="nil"/>
              <w:left w:val="nil"/>
              <w:bottom w:val="single" w:sz="8" w:space="0" w:color="auto"/>
              <w:right w:val="nil"/>
            </w:tcBorders>
            <w:shd w:val="clear" w:color="auto" w:fill="auto"/>
            <w:noWrap/>
            <w:vAlign w:val="bottom"/>
            <w:hideMark/>
          </w:tcPr>
          <w:p w14:paraId="62092443" w14:textId="77777777" w:rsidR="006108C1" w:rsidRPr="006108C1" w:rsidRDefault="006108C1" w:rsidP="00FB0F2B">
            <w:pPr>
              <w:spacing w:before="0" w:after="0"/>
            </w:pPr>
            <w:r w:rsidRPr="006108C1">
              <w:t> </w:t>
            </w:r>
          </w:p>
        </w:tc>
        <w:tc>
          <w:tcPr>
            <w:tcW w:w="1252" w:type="dxa"/>
            <w:tcBorders>
              <w:top w:val="nil"/>
              <w:left w:val="nil"/>
              <w:bottom w:val="single" w:sz="8" w:space="0" w:color="auto"/>
              <w:right w:val="nil"/>
            </w:tcBorders>
            <w:shd w:val="clear" w:color="auto" w:fill="auto"/>
            <w:noWrap/>
            <w:hideMark/>
          </w:tcPr>
          <w:p w14:paraId="13C101C6" w14:textId="44B206ED" w:rsidR="006108C1" w:rsidRPr="006108C1" w:rsidRDefault="001B2490" w:rsidP="00FB0F2B">
            <w:pPr>
              <w:spacing w:before="0" w:after="0"/>
            </w:pPr>
            <w:r w:rsidRPr="00626B7E">
              <w:t>$ / HSph @3</w:t>
            </w:r>
            <w:r>
              <w:t>T</w:t>
            </w:r>
            <w:r w:rsidRPr="00626B7E">
              <w:t>B</w:t>
            </w:r>
            <w:r w:rsidR="006108C1" w:rsidRPr="006108C1">
              <w:t>:</w:t>
            </w:r>
          </w:p>
        </w:tc>
        <w:tc>
          <w:tcPr>
            <w:tcW w:w="1340" w:type="dxa"/>
            <w:tcBorders>
              <w:top w:val="nil"/>
              <w:left w:val="nil"/>
              <w:bottom w:val="single" w:sz="8" w:space="0" w:color="auto"/>
              <w:right w:val="single" w:sz="8" w:space="0" w:color="auto"/>
            </w:tcBorders>
            <w:shd w:val="clear" w:color="auto" w:fill="auto"/>
            <w:noWrap/>
            <w:hideMark/>
          </w:tcPr>
          <w:p w14:paraId="6E6DBDD4" w14:textId="7CC079F3" w:rsidR="006108C1" w:rsidRPr="006108C1" w:rsidRDefault="006108C1" w:rsidP="001B2490">
            <w:pPr>
              <w:spacing w:before="0" w:after="0"/>
            </w:pPr>
            <w:r w:rsidRPr="006108C1">
              <w:t>$</w:t>
            </w:r>
            <w:r w:rsidR="001B2490">
              <w:t>255.76</w:t>
            </w:r>
          </w:p>
        </w:tc>
      </w:tr>
      <w:tr w:rsidR="006108C1" w:rsidRPr="006108C1" w14:paraId="21E7FD5C" w14:textId="77777777" w:rsidTr="006108C1">
        <w:trPr>
          <w:trHeight w:val="1028"/>
        </w:trPr>
        <w:tc>
          <w:tcPr>
            <w:tcW w:w="9641"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56E81E87" w14:textId="77777777" w:rsidR="006108C1" w:rsidRPr="006108C1" w:rsidRDefault="006108C1" w:rsidP="00FB0F2B">
            <w:pPr>
              <w:spacing w:before="0" w:after="0"/>
            </w:pPr>
            <w:r w:rsidRPr="006108C1">
              <w:t xml:space="preserve">Prices used in TPC benchmarks reflect the actual prices a customer would pay for a one-time purchase of the stated components. Individually negotiated discounts are not permitted. Special prices based on assumptions about past or future purchases are not permitted. All discounts reflect standard pricing policies for the listed components. For complete details, see the pricing sections of the TPC benchmark specifications. If you find that the stated prices are not available according to these terms, please inform at pricing@tpc.org. Thank you. </w:t>
            </w:r>
          </w:p>
        </w:tc>
      </w:tr>
    </w:tbl>
    <w:p w14:paraId="5BEF7482" w14:textId="77777777" w:rsidR="006108C1" w:rsidRDefault="006108C1" w:rsidP="00ED199C"/>
    <w:p w14:paraId="2250F992" w14:textId="77777777" w:rsidR="006108C1" w:rsidRPr="006108C1" w:rsidRDefault="006108C1"/>
    <w:tbl>
      <w:tblPr>
        <w:tblpPr w:leftFromText="180" w:rightFromText="180" w:horzAnchor="margin" w:tblpY="734"/>
        <w:tblW w:w="10565"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ook w:val="0000" w:firstRow="0" w:lastRow="0" w:firstColumn="0" w:lastColumn="0" w:noHBand="0" w:noVBand="0"/>
      </w:tblPr>
      <w:tblGrid>
        <w:gridCol w:w="3477"/>
        <w:gridCol w:w="4144"/>
        <w:gridCol w:w="3000"/>
      </w:tblGrid>
      <w:tr w:rsidR="006108C1" w:rsidRPr="006108C1" w14:paraId="482170C5" w14:textId="77777777" w:rsidTr="00FB0F2B">
        <w:trPr>
          <w:cantSplit/>
          <w:trHeight w:val="409"/>
        </w:trPr>
        <w:tc>
          <w:tcPr>
            <w:tcW w:w="3348" w:type="dxa"/>
            <w:vMerge w:val="restart"/>
          </w:tcPr>
          <w:p w14:paraId="17830F10" w14:textId="77777777" w:rsidR="006108C1" w:rsidRPr="001E1A8C" w:rsidRDefault="006108C1" w:rsidP="00FB0F2B">
            <w:pPr>
              <w:spacing w:before="0" w:after="120"/>
            </w:pPr>
            <w:r w:rsidRPr="001E1A8C">
              <w:t>My Company Logo</w:t>
            </w:r>
          </w:p>
        </w:tc>
        <w:tc>
          <w:tcPr>
            <w:tcW w:w="4500" w:type="dxa"/>
            <w:vMerge w:val="restart"/>
          </w:tcPr>
          <w:p w14:paraId="19E5950F" w14:textId="77777777" w:rsidR="006108C1" w:rsidRPr="006108C1" w:rsidRDefault="006108C1" w:rsidP="00FB0F2B">
            <w:pPr>
              <w:spacing w:before="0" w:after="120"/>
            </w:pPr>
            <w:r w:rsidRPr="006108C1">
              <w:t>My Server Model B</w:t>
            </w:r>
          </w:p>
        </w:tc>
        <w:tc>
          <w:tcPr>
            <w:tcW w:w="2717" w:type="dxa"/>
          </w:tcPr>
          <w:p w14:paraId="1794156D" w14:textId="77777777" w:rsidR="006108C1" w:rsidRPr="006108C1" w:rsidRDefault="006108C1" w:rsidP="00FB0F2B">
            <w:pPr>
              <w:spacing w:before="0" w:after="120"/>
            </w:pPr>
            <w:r w:rsidRPr="006108C1">
              <w:t>TPCx-HS Rev. 1.1.0</w:t>
            </w:r>
          </w:p>
          <w:p w14:paraId="2706BA2F" w14:textId="77777777" w:rsidR="006108C1" w:rsidRPr="006108C1" w:rsidRDefault="006108C1" w:rsidP="00FB0F2B">
            <w:pPr>
              <w:spacing w:before="0" w:after="120"/>
            </w:pPr>
            <w:r w:rsidRPr="006108C1">
              <w:t>TPC-Pricing Rev. 2.0.1</w:t>
            </w:r>
          </w:p>
        </w:tc>
      </w:tr>
      <w:tr w:rsidR="006108C1" w:rsidRPr="006108C1" w14:paraId="1D398D7B" w14:textId="77777777" w:rsidTr="00FB0F2B">
        <w:trPr>
          <w:cantSplit/>
          <w:trHeight w:val="425"/>
        </w:trPr>
        <w:tc>
          <w:tcPr>
            <w:tcW w:w="3348" w:type="dxa"/>
            <w:vMerge/>
          </w:tcPr>
          <w:p w14:paraId="45F00B49" w14:textId="77777777" w:rsidR="006108C1" w:rsidRPr="006108C1" w:rsidRDefault="006108C1" w:rsidP="00FB0F2B">
            <w:pPr>
              <w:spacing w:before="0" w:after="120"/>
            </w:pPr>
          </w:p>
        </w:tc>
        <w:tc>
          <w:tcPr>
            <w:tcW w:w="4500" w:type="dxa"/>
            <w:vMerge/>
          </w:tcPr>
          <w:p w14:paraId="24EDC191" w14:textId="77777777" w:rsidR="006108C1" w:rsidRPr="006108C1" w:rsidRDefault="006108C1" w:rsidP="00FB0F2B">
            <w:pPr>
              <w:spacing w:before="0" w:after="120"/>
            </w:pPr>
          </w:p>
        </w:tc>
        <w:tc>
          <w:tcPr>
            <w:tcW w:w="2717" w:type="dxa"/>
          </w:tcPr>
          <w:p w14:paraId="5027AD8B" w14:textId="77777777" w:rsidR="006108C1" w:rsidRPr="001E1A8C" w:rsidRDefault="006108C1" w:rsidP="00FB0F2B">
            <w:pPr>
              <w:spacing w:before="0" w:after="120"/>
            </w:pPr>
            <w:r w:rsidRPr="001E1A8C">
              <w:t>December 15, 2014</w:t>
            </w:r>
          </w:p>
        </w:tc>
      </w:tr>
      <w:tr w:rsidR="006108C1" w:rsidRPr="006108C1" w14:paraId="5AE62F04" w14:textId="77777777" w:rsidTr="006108C1">
        <w:trPr>
          <w:trHeight w:val="50"/>
        </w:trPr>
        <w:tc>
          <w:tcPr>
            <w:tcW w:w="10565" w:type="dxa"/>
            <w:gridSpan w:val="3"/>
          </w:tcPr>
          <w:tbl>
            <w:tblPr>
              <w:tblW w:w="10405" w:type="dxa"/>
              <w:tblLook w:val="04A0" w:firstRow="1" w:lastRow="0" w:firstColumn="1" w:lastColumn="0" w:noHBand="0" w:noVBand="1"/>
            </w:tblPr>
            <w:tblGrid>
              <w:gridCol w:w="4616"/>
              <w:gridCol w:w="5789"/>
            </w:tblGrid>
            <w:tr w:rsidR="006108C1" w:rsidRPr="006108C1" w14:paraId="3AA2386F" w14:textId="77777777" w:rsidTr="00FB0F2B">
              <w:trPr>
                <w:trHeight w:val="384"/>
              </w:trPr>
              <w:tc>
                <w:tcPr>
                  <w:tcW w:w="5000" w:type="pct"/>
                  <w:gridSpan w:val="2"/>
                  <w:tcBorders>
                    <w:top w:val="nil"/>
                    <w:left w:val="nil"/>
                    <w:bottom w:val="nil"/>
                    <w:right w:val="nil"/>
                  </w:tcBorders>
                  <w:shd w:val="clear" w:color="000000" w:fill="FFFFFF"/>
                  <w:noWrap/>
                  <w:hideMark/>
                </w:tcPr>
                <w:p w14:paraId="43F5754F" w14:textId="77777777" w:rsidR="006108C1" w:rsidRPr="006108C1" w:rsidRDefault="006108C1" w:rsidP="00FB0F2B">
                  <w:pPr>
                    <w:framePr w:hSpace="180" w:wrap="around" w:hAnchor="margin" w:y="734"/>
                    <w:spacing w:before="0" w:after="120"/>
                  </w:pPr>
                  <w:r w:rsidRPr="006108C1">
                    <w:t>Measurement Results</w:t>
                  </w:r>
                </w:p>
              </w:tc>
            </w:tr>
            <w:tr w:rsidR="006108C1" w:rsidRPr="006108C1" w14:paraId="2E36D607" w14:textId="77777777" w:rsidTr="00FB0F2B">
              <w:trPr>
                <w:trHeight w:val="279"/>
              </w:trPr>
              <w:tc>
                <w:tcPr>
                  <w:tcW w:w="2218" w:type="pct"/>
                  <w:tcBorders>
                    <w:top w:val="nil"/>
                    <w:left w:val="nil"/>
                    <w:bottom w:val="nil"/>
                    <w:right w:val="nil"/>
                  </w:tcBorders>
                  <w:shd w:val="clear" w:color="000000" w:fill="FFFFFF"/>
                  <w:noWrap/>
                </w:tcPr>
                <w:p w14:paraId="7C5BC0E7" w14:textId="77777777" w:rsidR="006108C1" w:rsidRPr="006108C1" w:rsidRDefault="006108C1" w:rsidP="00FB0F2B">
                  <w:pPr>
                    <w:framePr w:hSpace="180" w:wrap="around" w:hAnchor="margin" w:y="734"/>
                    <w:spacing w:before="0" w:after="120"/>
                  </w:pPr>
                  <w:r w:rsidRPr="006108C1">
                    <w:t>Scale Factor</w:t>
                  </w:r>
                </w:p>
              </w:tc>
              <w:tc>
                <w:tcPr>
                  <w:tcW w:w="2782" w:type="pct"/>
                  <w:tcBorders>
                    <w:top w:val="nil"/>
                    <w:left w:val="nil"/>
                    <w:bottom w:val="nil"/>
                    <w:right w:val="nil"/>
                  </w:tcBorders>
                  <w:shd w:val="clear" w:color="000000" w:fill="FFFFFF"/>
                  <w:noWrap/>
                </w:tcPr>
                <w:p w14:paraId="6704622A" w14:textId="77777777" w:rsidR="006108C1" w:rsidRPr="006108C1" w:rsidRDefault="006108C1" w:rsidP="00FB0F2B">
                  <w:pPr>
                    <w:framePr w:hSpace="180" w:wrap="around" w:hAnchor="margin" w:y="734"/>
                    <w:spacing w:before="0" w:after="120"/>
                  </w:pPr>
                  <w:r w:rsidRPr="006108C1">
                    <w:t>3000</w:t>
                  </w:r>
                </w:p>
              </w:tc>
            </w:tr>
            <w:tr w:rsidR="006108C1" w:rsidRPr="006108C1" w14:paraId="215D5D23" w14:textId="77777777" w:rsidTr="00FB0F2B">
              <w:trPr>
                <w:trHeight w:val="279"/>
              </w:trPr>
              <w:tc>
                <w:tcPr>
                  <w:tcW w:w="2218" w:type="pct"/>
                  <w:tcBorders>
                    <w:top w:val="nil"/>
                    <w:left w:val="nil"/>
                    <w:bottom w:val="nil"/>
                    <w:right w:val="nil"/>
                  </w:tcBorders>
                  <w:shd w:val="clear" w:color="000000" w:fill="FFFFFF"/>
                  <w:noWrap/>
                  <w:hideMark/>
                </w:tcPr>
                <w:p w14:paraId="08BD8C2F" w14:textId="77777777" w:rsidR="006108C1" w:rsidRPr="006108C1" w:rsidRDefault="006108C1" w:rsidP="00FB0F2B">
                  <w:pPr>
                    <w:framePr w:hSpace="180" w:wrap="around" w:hAnchor="margin" w:y="734"/>
                    <w:spacing w:before="0" w:after="120"/>
                  </w:pPr>
                  <w:r w:rsidRPr="006108C1">
                    <w:t xml:space="preserve">Start of Run </w:t>
                  </w:r>
                </w:p>
              </w:tc>
              <w:tc>
                <w:tcPr>
                  <w:tcW w:w="2782" w:type="pct"/>
                  <w:tcBorders>
                    <w:top w:val="nil"/>
                    <w:left w:val="nil"/>
                    <w:bottom w:val="nil"/>
                    <w:right w:val="nil"/>
                  </w:tcBorders>
                  <w:shd w:val="clear" w:color="000000" w:fill="FFFFFF"/>
                  <w:noWrap/>
                  <w:hideMark/>
                </w:tcPr>
                <w:p w14:paraId="6AB79F0B" w14:textId="77777777" w:rsidR="006108C1" w:rsidRPr="006108C1" w:rsidRDefault="006108C1" w:rsidP="00FB0F2B">
                  <w:pPr>
                    <w:framePr w:hSpace="180" w:wrap="around" w:hAnchor="margin" w:y="734"/>
                    <w:spacing w:before="0" w:after="120"/>
                  </w:pPr>
                  <w:r w:rsidRPr="006108C1">
                    <w:t>10/02/2014   02:01:09</w:t>
                  </w:r>
                </w:p>
              </w:tc>
            </w:tr>
            <w:tr w:rsidR="006108C1" w:rsidRPr="006108C1" w14:paraId="7D3AB0F3" w14:textId="77777777" w:rsidTr="00FB0F2B">
              <w:trPr>
                <w:trHeight w:val="279"/>
              </w:trPr>
              <w:tc>
                <w:tcPr>
                  <w:tcW w:w="2218" w:type="pct"/>
                  <w:tcBorders>
                    <w:top w:val="nil"/>
                    <w:left w:val="nil"/>
                    <w:bottom w:val="nil"/>
                    <w:right w:val="nil"/>
                  </w:tcBorders>
                  <w:shd w:val="clear" w:color="000000" w:fill="FFFFFF"/>
                  <w:noWrap/>
                  <w:hideMark/>
                </w:tcPr>
                <w:p w14:paraId="15CAD006" w14:textId="77777777" w:rsidR="006108C1" w:rsidRPr="006108C1" w:rsidRDefault="006108C1" w:rsidP="00FB0F2B">
                  <w:pPr>
                    <w:framePr w:hSpace="180" w:wrap="around" w:hAnchor="margin" w:y="734"/>
                    <w:spacing w:before="0" w:after="120"/>
                  </w:pPr>
                  <w:r w:rsidRPr="006108C1">
                    <w:t>End of Run</w:t>
                  </w:r>
                </w:p>
              </w:tc>
              <w:tc>
                <w:tcPr>
                  <w:tcW w:w="2782" w:type="pct"/>
                  <w:tcBorders>
                    <w:top w:val="nil"/>
                    <w:left w:val="nil"/>
                    <w:bottom w:val="nil"/>
                    <w:right w:val="nil"/>
                  </w:tcBorders>
                  <w:shd w:val="clear" w:color="000000" w:fill="FFFFFF"/>
                  <w:noWrap/>
                  <w:hideMark/>
                </w:tcPr>
                <w:p w14:paraId="209B3486" w14:textId="77777777" w:rsidR="006108C1" w:rsidRPr="006108C1" w:rsidRDefault="006108C1" w:rsidP="00FB0F2B">
                  <w:pPr>
                    <w:framePr w:hSpace="180" w:wrap="around" w:hAnchor="margin" w:y="734"/>
                    <w:spacing w:before="0" w:after="120"/>
                  </w:pPr>
                  <w:r w:rsidRPr="006108C1">
                    <w:t>10/02/2014   08:11:31</w:t>
                  </w:r>
                </w:p>
              </w:tc>
            </w:tr>
            <w:tr w:rsidR="006108C1" w:rsidRPr="006108C1" w14:paraId="36E3A51A" w14:textId="77777777" w:rsidTr="00FB0F2B">
              <w:trPr>
                <w:trHeight w:val="279"/>
              </w:trPr>
              <w:tc>
                <w:tcPr>
                  <w:tcW w:w="2218" w:type="pct"/>
                  <w:tcBorders>
                    <w:top w:val="nil"/>
                    <w:left w:val="nil"/>
                    <w:bottom w:val="nil"/>
                    <w:right w:val="nil"/>
                  </w:tcBorders>
                  <w:shd w:val="clear" w:color="000000" w:fill="FFFFFF"/>
                  <w:noWrap/>
                  <w:hideMark/>
                </w:tcPr>
                <w:p w14:paraId="4FA343ED" w14:textId="77777777" w:rsidR="006108C1" w:rsidRPr="006108C1" w:rsidRDefault="006108C1" w:rsidP="00FB0F2B">
                  <w:pPr>
                    <w:framePr w:hSpace="180" w:wrap="around" w:hAnchor="margin" w:y="734"/>
                    <w:spacing w:before="0" w:after="120"/>
                  </w:pPr>
                  <w:r w:rsidRPr="006108C1">
                    <w:t xml:space="preserve">Run Elapsed Time </w:t>
                  </w:r>
                </w:p>
              </w:tc>
              <w:tc>
                <w:tcPr>
                  <w:tcW w:w="2782" w:type="pct"/>
                  <w:tcBorders>
                    <w:top w:val="nil"/>
                    <w:left w:val="nil"/>
                    <w:bottom w:val="nil"/>
                    <w:right w:val="nil"/>
                  </w:tcBorders>
                  <w:shd w:val="clear" w:color="000000" w:fill="FFFFFF"/>
                  <w:noWrap/>
                  <w:hideMark/>
                </w:tcPr>
                <w:p w14:paraId="4571B96F" w14:textId="77777777" w:rsidR="006108C1" w:rsidRPr="006108C1" w:rsidRDefault="006108C1" w:rsidP="00FB0F2B">
                  <w:pPr>
                    <w:framePr w:hSpace="180" w:wrap="around" w:hAnchor="margin" w:y="734"/>
                    <w:spacing w:before="0" w:after="120"/>
                  </w:pPr>
                  <w:r w:rsidRPr="006108C1">
                    <w:t>6:10:22</w:t>
                  </w:r>
                </w:p>
              </w:tc>
            </w:tr>
            <w:tr w:rsidR="006108C1" w:rsidRPr="006108C1" w14:paraId="35A810C7" w14:textId="77777777" w:rsidTr="00FB0F2B">
              <w:trPr>
                <w:trHeight w:val="279"/>
              </w:trPr>
              <w:tc>
                <w:tcPr>
                  <w:tcW w:w="2218" w:type="pct"/>
                  <w:tcBorders>
                    <w:top w:val="nil"/>
                    <w:left w:val="nil"/>
                    <w:bottom w:val="nil"/>
                    <w:right w:val="nil"/>
                  </w:tcBorders>
                  <w:shd w:val="clear" w:color="000000" w:fill="FFFFFF"/>
                  <w:noWrap/>
                  <w:hideMark/>
                </w:tcPr>
                <w:p w14:paraId="56419EC0" w14:textId="6F6A9AB2" w:rsidR="006108C1" w:rsidRPr="006108C1" w:rsidRDefault="006108C1" w:rsidP="00FB0F2B">
                  <w:pPr>
                    <w:framePr w:hSpace="180" w:wrap="around" w:hAnchor="margin" w:y="734"/>
                    <w:spacing w:before="0" w:after="120"/>
                  </w:pPr>
                  <w:r w:rsidRPr="006108C1">
                    <w:t xml:space="preserve">Start of </w:t>
                  </w:r>
                  <w:r w:rsidR="005F14C1" w:rsidRPr="006108C1">
                    <w:t>H</w:t>
                  </w:r>
                  <w:r w:rsidR="005F14C1">
                    <w:t>S</w:t>
                  </w:r>
                  <w:r w:rsidR="005F14C1" w:rsidRPr="006108C1">
                    <w:t>DataCheck</w:t>
                  </w:r>
                </w:p>
              </w:tc>
              <w:tc>
                <w:tcPr>
                  <w:tcW w:w="2782" w:type="pct"/>
                  <w:tcBorders>
                    <w:top w:val="nil"/>
                    <w:left w:val="nil"/>
                    <w:bottom w:val="nil"/>
                    <w:right w:val="nil"/>
                  </w:tcBorders>
                  <w:shd w:val="clear" w:color="000000" w:fill="FFFFFF"/>
                  <w:noWrap/>
                  <w:hideMark/>
                </w:tcPr>
                <w:p w14:paraId="2E741074" w14:textId="77777777" w:rsidR="006108C1" w:rsidRPr="006108C1" w:rsidRDefault="006108C1" w:rsidP="00FB0F2B">
                  <w:pPr>
                    <w:framePr w:hSpace="180" w:wrap="around" w:hAnchor="margin" w:y="734"/>
                    <w:spacing w:before="0" w:after="120"/>
                  </w:pPr>
                  <w:r w:rsidRPr="006108C1">
                    <w:t>10/02/2014  02.01:09</w:t>
                  </w:r>
                </w:p>
              </w:tc>
            </w:tr>
            <w:tr w:rsidR="006108C1" w:rsidRPr="006108C1" w14:paraId="22C69C7B" w14:textId="77777777" w:rsidTr="00FB0F2B">
              <w:trPr>
                <w:trHeight w:val="279"/>
              </w:trPr>
              <w:tc>
                <w:tcPr>
                  <w:tcW w:w="2218" w:type="pct"/>
                  <w:tcBorders>
                    <w:top w:val="nil"/>
                    <w:left w:val="nil"/>
                    <w:bottom w:val="nil"/>
                    <w:right w:val="nil"/>
                  </w:tcBorders>
                  <w:shd w:val="clear" w:color="000000" w:fill="FFFFFF"/>
                  <w:noWrap/>
                  <w:hideMark/>
                </w:tcPr>
                <w:p w14:paraId="0B986595" w14:textId="712E14D6" w:rsidR="006108C1" w:rsidRPr="006108C1" w:rsidRDefault="006108C1" w:rsidP="00FB0F2B">
                  <w:pPr>
                    <w:framePr w:hSpace="180" w:wrap="around" w:hAnchor="margin" w:y="734"/>
                    <w:spacing w:before="0" w:after="120"/>
                  </w:pPr>
                  <w:r w:rsidRPr="006108C1">
                    <w:t xml:space="preserve">End of </w:t>
                  </w:r>
                  <w:r w:rsidR="005F14C1" w:rsidRPr="006108C1">
                    <w:t>H</w:t>
                  </w:r>
                  <w:r w:rsidR="005F14C1">
                    <w:t>S</w:t>
                  </w:r>
                  <w:r w:rsidR="005F14C1" w:rsidRPr="006108C1">
                    <w:t>DataCheck</w:t>
                  </w:r>
                </w:p>
              </w:tc>
              <w:tc>
                <w:tcPr>
                  <w:tcW w:w="2782" w:type="pct"/>
                  <w:tcBorders>
                    <w:top w:val="single" w:sz="4" w:space="0" w:color="FFFFFF"/>
                    <w:left w:val="single" w:sz="4" w:space="0" w:color="FFFFFF"/>
                    <w:bottom w:val="single" w:sz="4" w:space="0" w:color="FFFFFF"/>
                    <w:right w:val="single" w:sz="4" w:space="0" w:color="FFFFFF"/>
                  </w:tcBorders>
                  <w:shd w:val="clear" w:color="auto" w:fill="auto"/>
                  <w:noWrap/>
                  <w:hideMark/>
                </w:tcPr>
                <w:p w14:paraId="707DBCF3" w14:textId="77777777" w:rsidR="006108C1" w:rsidRPr="006108C1" w:rsidRDefault="006108C1" w:rsidP="00FB0F2B">
                  <w:pPr>
                    <w:framePr w:hSpace="180" w:wrap="around" w:hAnchor="margin" w:y="734"/>
                    <w:spacing w:before="0" w:after="120"/>
                  </w:pPr>
                  <w:r w:rsidRPr="006108C1">
                    <w:t>10/02/2014  02:01:16</w:t>
                  </w:r>
                </w:p>
              </w:tc>
            </w:tr>
            <w:tr w:rsidR="006108C1" w:rsidRPr="006108C1" w14:paraId="758F2DA4" w14:textId="77777777" w:rsidTr="00FB0F2B">
              <w:trPr>
                <w:trHeight w:val="279"/>
              </w:trPr>
              <w:tc>
                <w:tcPr>
                  <w:tcW w:w="2218" w:type="pct"/>
                  <w:tcBorders>
                    <w:top w:val="nil"/>
                    <w:left w:val="nil"/>
                    <w:bottom w:val="nil"/>
                    <w:right w:val="nil"/>
                  </w:tcBorders>
                  <w:shd w:val="clear" w:color="000000" w:fill="FFFFFF"/>
                  <w:noWrap/>
                  <w:hideMark/>
                </w:tcPr>
                <w:p w14:paraId="386DEB3B" w14:textId="77777777" w:rsidR="006108C1" w:rsidRPr="006108C1" w:rsidRDefault="006108C1" w:rsidP="00FB0F2B">
                  <w:pPr>
                    <w:framePr w:hSpace="180" w:wrap="around" w:hAnchor="margin" w:y="734"/>
                    <w:spacing w:before="0" w:after="120"/>
                  </w:pPr>
                  <w:r w:rsidRPr="006108C1">
                    <w:t>Start of HSGen</w:t>
                  </w:r>
                </w:p>
              </w:tc>
              <w:tc>
                <w:tcPr>
                  <w:tcW w:w="2782" w:type="pct"/>
                  <w:tcBorders>
                    <w:top w:val="nil"/>
                    <w:left w:val="nil"/>
                    <w:bottom w:val="nil"/>
                    <w:right w:val="nil"/>
                  </w:tcBorders>
                  <w:shd w:val="clear" w:color="000000" w:fill="FFFFFF"/>
                  <w:noWrap/>
                  <w:hideMark/>
                </w:tcPr>
                <w:p w14:paraId="6BE61A63" w14:textId="77777777" w:rsidR="006108C1" w:rsidRPr="006108C1" w:rsidRDefault="006108C1" w:rsidP="00FB0F2B">
                  <w:pPr>
                    <w:framePr w:hSpace="180" w:wrap="around" w:hAnchor="margin" w:y="734"/>
                    <w:spacing w:before="0" w:after="120"/>
                  </w:pPr>
                  <w:r w:rsidRPr="006108C1">
                    <w:t>10/02/2014 02.01:16</w:t>
                  </w:r>
                </w:p>
              </w:tc>
            </w:tr>
            <w:tr w:rsidR="006108C1" w:rsidRPr="006108C1" w14:paraId="708E9E6B" w14:textId="77777777" w:rsidTr="00FB0F2B">
              <w:trPr>
                <w:trHeight w:val="279"/>
              </w:trPr>
              <w:tc>
                <w:tcPr>
                  <w:tcW w:w="2218" w:type="pct"/>
                  <w:tcBorders>
                    <w:top w:val="nil"/>
                    <w:left w:val="nil"/>
                    <w:bottom w:val="nil"/>
                    <w:right w:val="nil"/>
                  </w:tcBorders>
                  <w:shd w:val="clear" w:color="000000" w:fill="FFFFFF"/>
                  <w:noWrap/>
                  <w:hideMark/>
                </w:tcPr>
                <w:p w14:paraId="10D6D927" w14:textId="77777777" w:rsidR="006108C1" w:rsidRPr="006108C1" w:rsidRDefault="006108C1" w:rsidP="00FB0F2B">
                  <w:pPr>
                    <w:framePr w:hSpace="180" w:wrap="around" w:hAnchor="margin" w:y="734"/>
                    <w:spacing w:before="0" w:after="120"/>
                  </w:pPr>
                  <w:r w:rsidRPr="006108C1">
                    <w:t>End of HSGen</w:t>
                  </w:r>
                </w:p>
              </w:tc>
              <w:tc>
                <w:tcPr>
                  <w:tcW w:w="2782" w:type="pct"/>
                  <w:tcBorders>
                    <w:top w:val="nil"/>
                    <w:left w:val="nil"/>
                    <w:bottom w:val="nil"/>
                    <w:right w:val="nil"/>
                  </w:tcBorders>
                  <w:shd w:val="clear" w:color="000000" w:fill="FFFFFF"/>
                  <w:noWrap/>
                  <w:hideMark/>
                </w:tcPr>
                <w:p w14:paraId="1D55684A" w14:textId="77777777" w:rsidR="006108C1" w:rsidRPr="006108C1" w:rsidRDefault="006108C1" w:rsidP="00FB0F2B">
                  <w:pPr>
                    <w:framePr w:hSpace="180" w:wrap="around" w:hAnchor="margin" w:y="734"/>
                    <w:spacing w:before="0" w:after="120"/>
                  </w:pPr>
                  <w:r w:rsidRPr="006108C1">
                    <w:t>10/02/2014  03:08:26</w:t>
                  </w:r>
                </w:p>
              </w:tc>
            </w:tr>
            <w:tr w:rsidR="006108C1" w:rsidRPr="006108C1" w14:paraId="702347E9" w14:textId="77777777" w:rsidTr="00FB0F2B">
              <w:trPr>
                <w:trHeight w:val="279"/>
              </w:trPr>
              <w:tc>
                <w:tcPr>
                  <w:tcW w:w="2218" w:type="pct"/>
                  <w:tcBorders>
                    <w:top w:val="nil"/>
                    <w:left w:val="nil"/>
                    <w:bottom w:val="nil"/>
                    <w:right w:val="nil"/>
                  </w:tcBorders>
                  <w:shd w:val="clear" w:color="000000" w:fill="FFFFFF"/>
                  <w:noWrap/>
                </w:tcPr>
                <w:p w14:paraId="2A607046" w14:textId="77777777" w:rsidR="006108C1" w:rsidRPr="006108C1" w:rsidRDefault="006108C1" w:rsidP="00FB0F2B">
                  <w:pPr>
                    <w:framePr w:hSpace="180" w:wrap="around" w:hAnchor="margin" w:y="734"/>
                    <w:spacing w:before="0" w:after="120"/>
                  </w:pPr>
                  <w:r w:rsidRPr="006108C1">
                    <w:t>Start of HSSort</w:t>
                  </w:r>
                </w:p>
              </w:tc>
              <w:tc>
                <w:tcPr>
                  <w:tcW w:w="2782" w:type="pct"/>
                  <w:tcBorders>
                    <w:top w:val="nil"/>
                    <w:left w:val="nil"/>
                    <w:bottom w:val="nil"/>
                    <w:right w:val="nil"/>
                  </w:tcBorders>
                  <w:shd w:val="clear" w:color="000000" w:fill="FFFFFF"/>
                  <w:noWrap/>
                </w:tcPr>
                <w:p w14:paraId="50BFFB94" w14:textId="77777777" w:rsidR="006108C1" w:rsidRPr="006108C1" w:rsidRDefault="006108C1" w:rsidP="00FB0F2B">
                  <w:pPr>
                    <w:framePr w:hSpace="180" w:wrap="around" w:hAnchor="margin" w:y="734"/>
                    <w:spacing w:before="0" w:after="120"/>
                  </w:pPr>
                  <w:r w:rsidRPr="006108C1">
                    <w:t>10/02/2014  03.08:27</w:t>
                  </w:r>
                </w:p>
              </w:tc>
            </w:tr>
            <w:tr w:rsidR="006108C1" w:rsidRPr="006108C1" w14:paraId="4926A356" w14:textId="77777777" w:rsidTr="00FB0F2B">
              <w:trPr>
                <w:trHeight w:val="279"/>
              </w:trPr>
              <w:tc>
                <w:tcPr>
                  <w:tcW w:w="2218" w:type="pct"/>
                  <w:tcBorders>
                    <w:top w:val="nil"/>
                    <w:left w:val="nil"/>
                    <w:bottom w:val="nil"/>
                    <w:right w:val="nil"/>
                  </w:tcBorders>
                  <w:shd w:val="clear" w:color="000000" w:fill="FFFFFF"/>
                  <w:noWrap/>
                </w:tcPr>
                <w:p w14:paraId="148AAC1C" w14:textId="77777777" w:rsidR="006108C1" w:rsidRPr="006108C1" w:rsidRDefault="006108C1" w:rsidP="00FB0F2B">
                  <w:pPr>
                    <w:framePr w:hSpace="180" w:wrap="around" w:hAnchor="margin" w:y="734"/>
                    <w:spacing w:before="0" w:after="120"/>
                  </w:pPr>
                  <w:r w:rsidRPr="006108C1">
                    <w:t>End of HSSort</w:t>
                  </w:r>
                </w:p>
              </w:tc>
              <w:tc>
                <w:tcPr>
                  <w:tcW w:w="2782" w:type="pct"/>
                  <w:tcBorders>
                    <w:top w:val="nil"/>
                    <w:left w:val="nil"/>
                    <w:bottom w:val="nil"/>
                    <w:right w:val="nil"/>
                  </w:tcBorders>
                  <w:shd w:val="clear" w:color="000000" w:fill="FFFFFF"/>
                  <w:noWrap/>
                </w:tcPr>
                <w:p w14:paraId="26F96865" w14:textId="77777777" w:rsidR="006108C1" w:rsidRPr="006108C1" w:rsidRDefault="006108C1" w:rsidP="00FB0F2B">
                  <w:pPr>
                    <w:framePr w:hSpace="180" w:wrap="around" w:hAnchor="margin" w:y="734"/>
                    <w:spacing w:before="0" w:after="120"/>
                  </w:pPr>
                  <w:r w:rsidRPr="006108C1">
                    <w:t>10/02/2014  05:24:26</w:t>
                  </w:r>
                </w:p>
              </w:tc>
            </w:tr>
            <w:tr w:rsidR="006108C1" w:rsidRPr="006108C1" w14:paraId="3482886F" w14:textId="77777777" w:rsidTr="00FB0F2B">
              <w:trPr>
                <w:trHeight w:val="279"/>
              </w:trPr>
              <w:tc>
                <w:tcPr>
                  <w:tcW w:w="2218" w:type="pct"/>
                  <w:tcBorders>
                    <w:top w:val="nil"/>
                    <w:left w:val="nil"/>
                    <w:bottom w:val="nil"/>
                    <w:right w:val="nil"/>
                  </w:tcBorders>
                  <w:shd w:val="clear" w:color="000000" w:fill="FFFFFF"/>
                  <w:noWrap/>
                </w:tcPr>
                <w:p w14:paraId="6A55005E" w14:textId="7F1366E5" w:rsidR="006108C1" w:rsidRPr="006108C1" w:rsidRDefault="006108C1" w:rsidP="00FB0F2B">
                  <w:pPr>
                    <w:framePr w:hSpace="180" w:wrap="around" w:hAnchor="margin" w:y="734"/>
                    <w:spacing w:before="0" w:after="120"/>
                  </w:pPr>
                  <w:r w:rsidRPr="006108C1">
                    <w:t xml:space="preserve">Start of </w:t>
                  </w:r>
                  <w:r w:rsidR="005F14C1" w:rsidRPr="006108C1">
                    <w:t>HSValidate</w:t>
                  </w:r>
                </w:p>
              </w:tc>
              <w:tc>
                <w:tcPr>
                  <w:tcW w:w="2782" w:type="pct"/>
                  <w:tcBorders>
                    <w:top w:val="nil"/>
                    <w:left w:val="nil"/>
                    <w:bottom w:val="nil"/>
                    <w:right w:val="nil"/>
                  </w:tcBorders>
                  <w:shd w:val="clear" w:color="000000" w:fill="FFFFFF"/>
                  <w:noWrap/>
                </w:tcPr>
                <w:p w14:paraId="59FC0617" w14:textId="77777777" w:rsidR="006108C1" w:rsidRPr="006108C1" w:rsidRDefault="006108C1" w:rsidP="00FB0F2B">
                  <w:pPr>
                    <w:framePr w:hSpace="180" w:wrap="around" w:hAnchor="margin" w:y="734"/>
                    <w:spacing w:before="0" w:after="120"/>
                  </w:pPr>
                  <w:r w:rsidRPr="006108C1">
                    <w:t>10/02/2014  05.24:27</w:t>
                  </w:r>
                </w:p>
              </w:tc>
            </w:tr>
            <w:tr w:rsidR="006108C1" w:rsidRPr="006108C1" w14:paraId="4E0A351A" w14:textId="77777777" w:rsidTr="00FB0F2B">
              <w:trPr>
                <w:trHeight w:val="279"/>
              </w:trPr>
              <w:tc>
                <w:tcPr>
                  <w:tcW w:w="2218" w:type="pct"/>
                  <w:tcBorders>
                    <w:top w:val="nil"/>
                    <w:left w:val="nil"/>
                    <w:bottom w:val="nil"/>
                    <w:right w:val="nil"/>
                  </w:tcBorders>
                  <w:shd w:val="clear" w:color="000000" w:fill="FFFFFF"/>
                  <w:noWrap/>
                </w:tcPr>
                <w:p w14:paraId="0EB8C944" w14:textId="265F56B4" w:rsidR="006108C1" w:rsidRPr="006108C1" w:rsidRDefault="006108C1" w:rsidP="00FB0F2B">
                  <w:pPr>
                    <w:framePr w:hSpace="180" w:wrap="around" w:hAnchor="margin" w:y="734"/>
                    <w:spacing w:before="0" w:after="120"/>
                  </w:pPr>
                  <w:r w:rsidRPr="006108C1">
                    <w:t xml:space="preserve">End of </w:t>
                  </w:r>
                  <w:r w:rsidR="005F14C1" w:rsidRPr="006108C1">
                    <w:t>HSValidate</w:t>
                  </w:r>
                </w:p>
              </w:tc>
              <w:tc>
                <w:tcPr>
                  <w:tcW w:w="2782" w:type="pct"/>
                  <w:tcBorders>
                    <w:top w:val="nil"/>
                    <w:left w:val="nil"/>
                    <w:bottom w:val="nil"/>
                    <w:right w:val="nil"/>
                  </w:tcBorders>
                  <w:shd w:val="clear" w:color="000000" w:fill="FFFFFF"/>
                  <w:noWrap/>
                </w:tcPr>
                <w:p w14:paraId="620DFF5B" w14:textId="77777777" w:rsidR="006108C1" w:rsidRPr="006108C1" w:rsidRDefault="006108C1" w:rsidP="00FB0F2B">
                  <w:pPr>
                    <w:framePr w:hSpace="180" w:wrap="around" w:hAnchor="margin" w:y="734"/>
                    <w:spacing w:before="0" w:after="120"/>
                  </w:pPr>
                  <w:r w:rsidRPr="006108C1">
                    <w:t>10/02/2014  08:11:26</w:t>
                  </w:r>
                </w:p>
              </w:tc>
            </w:tr>
            <w:tr w:rsidR="006108C1" w:rsidRPr="006108C1" w14:paraId="7D3A3479" w14:textId="77777777" w:rsidTr="00FB0F2B">
              <w:trPr>
                <w:trHeight w:val="279"/>
              </w:trPr>
              <w:tc>
                <w:tcPr>
                  <w:tcW w:w="2218" w:type="pct"/>
                  <w:tcBorders>
                    <w:top w:val="nil"/>
                    <w:left w:val="nil"/>
                    <w:bottom w:val="nil"/>
                    <w:right w:val="nil"/>
                  </w:tcBorders>
                  <w:shd w:val="clear" w:color="000000" w:fill="FFFFFF"/>
                  <w:noWrap/>
                </w:tcPr>
                <w:p w14:paraId="78A407A0" w14:textId="0A1994E9" w:rsidR="006108C1" w:rsidRPr="006108C1" w:rsidRDefault="006108C1" w:rsidP="00FB0F2B">
                  <w:pPr>
                    <w:framePr w:hSpace="180" w:wrap="around" w:hAnchor="margin" w:y="734"/>
                    <w:spacing w:before="0" w:after="120"/>
                  </w:pPr>
                  <w:r w:rsidRPr="006108C1">
                    <w:t xml:space="preserve">Start of </w:t>
                  </w:r>
                  <w:r w:rsidR="005F14C1" w:rsidRPr="006108C1">
                    <w:t>H</w:t>
                  </w:r>
                  <w:r w:rsidR="005F14C1">
                    <w:t>S</w:t>
                  </w:r>
                  <w:r w:rsidR="005F14C1" w:rsidRPr="006108C1">
                    <w:t>DataCheck</w:t>
                  </w:r>
                </w:p>
              </w:tc>
              <w:tc>
                <w:tcPr>
                  <w:tcW w:w="2782" w:type="pct"/>
                  <w:tcBorders>
                    <w:top w:val="nil"/>
                    <w:left w:val="nil"/>
                    <w:bottom w:val="nil"/>
                    <w:right w:val="nil"/>
                  </w:tcBorders>
                  <w:shd w:val="clear" w:color="000000" w:fill="FFFFFF"/>
                  <w:noWrap/>
                </w:tcPr>
                <w:p w14:paraId="47C57584" w14:textId="77777777" w:rsidR="006108C1" w:rsidRPr="006108C1" w:rsidRDefault="006108C1" w:rsidP="00FB0F2B">
                  <w:pPr>
                    <w:framePr w:hSpace="180" w:wrap="around" w:hAnchor="margin" w:y="734"/>
                    <w:spacing w:before="0" w:after="120"/>
                  </w:pPr>
                  <w:r w:rsidRPr="006108C1">
                    <w:t>10/02/2014  0811:27</w:t>
                  </w:r>
                </w:p>
              </w:tc>
            </w:tr>
            <w:tr w:rsidR="006108C1" w:rsidRPr="006108C1" w14:paraId="6F2F3128" w14:textId="77777777" w:rsidTr="00FB0F2B">
              <w:trPr>
                <w:trHeight w:val="279"/>
              </w:trPr>
              <w:tc>
                <w:tcPr>
                  <w:tcW w:w="2218" w:type="pct"/>
                  <w:tcBorders>
                    <w:top w:val="nil"/>
                    <w:left w:val="nil"/>
                    <w:bottom w:val="nil"/>
                    <w:right w:val="nil"/>
                  </w:tcBorders>
                  <w:shd w:val="clear" w:color="000000" w:fill="FFFFFF"/>
                  <w:noWrap/>
                  <w:hideMark/>
                </w:tcPr>
                <w:p w14:paraId="3CFBF8E6" w14:textId="4BDFD1C4" w:rsidR="006108C1" w:rsidRPr="006108C1" w:rsidRDefault="006108C1" w:rsidP="00FB0F2B">
                  <w:pPr>
                    <w:framePr w:hSpace="180" w:wrap="around" w:hAnchor="margin" w:y="734"/>
                    <w:spacing w:before="0" w:after="120"/>
                  </w:pPr>
                  <w:r w:rsidRPr="006108C1">
                    <w:t xml:space="preserve">End of </w:t>
                  </w:r>
                  <w:r w:rsidR="005F14C1" w:rsidRPr="006108C1">
                    <w:t>H</w:t>
                  </w:r>
                  <w:r w:rsidR="005F14C1">
                    <w:t>S</w:t>
                  </w:r>
                  <w:r w:rsidR="005F14C1" w:rsidRPr="006108C1">
                    <w:t>DataCheck</w:t>
                  </w:r>
                </w:p>
              </w:tc>
              <w:tc>
                <w:tcPr>
                  <w:tcW w:w="2782" w:type="pct"/>
                  <w:tcBorders>
                    <w:top w:val="nil"/>
                    <w:left w:val="nil"/>
                    <w:bottom w:val="nil"/>
                    <w:right w:val="nil"/>
                  </w:tcBorders>
                  <w:shd w:val="clear" w:color="000000" w:fill="FFFFFF"/>
                  <w:noWrap/>
                  <w:hideMark/>
                </w:tcPr>
                <w:p w14:paraId="29885B9C" w14:textId="77777777" w:rsidR="006108C1" w:rsidRPr="006108C1" w:rsidRDefault="006108C1" w:rsidP="00FB0F2B">
                  <w:pPr>
                    <w:framePr w:hSpace="180" w:wrap="around" w:hAnchor="margin" w:y="734"/>
                    <w:spacing w:before="0" w:after="120"/>
                  </w:pPr>
                  <w:r w:rsidRPr="006108C1">
                    <w:t>10/02/2014  08:11:31</w:t>
                  </w:r>
                </w:p>
              </w:tc>
            </w:tr>
            <w:tr w:rsidR="006108C1" w:rsidRPr="006108C1" w14:paraId="7EA21121" w14:textId="77777777" w:rsidTr="00FB0F2B">
              <w:trPr>
                <w:trHeight w:val="279"/>
              </w:trPr>
              <w:tc>
                <w:tcPr>
                  <w:tcW w:w="2218" w:type="pct"/>
                  <w:tcBorders>
                    <w:top w:val="nil"/>
                    <w:left w:val="nil"/>
                    <w:bottom w:val="nil"/>
                    <w:right w:val="nil"/>
                  </w:tcBorders>
                  <w:shd w:val="clear" w:color="000000" w:fill="FFFFFF"/>
                  <w:noWrap/>
                </w:tcPr>
                <w:p w14:paraId="007DC24C" w14:textId="77777777" w:rsidR="006108C1" w:rsidRPr="006108C1" w:rsidRDefault="006108C1" w:rsidP="00FB0F2B">
                  <w:pPr>
                    <w:framePr w:hSpace="180" w:wrap="around" w:hAnchor="margin" w:y="734"/>
                    <w:spacing w:before="0" w:after="120"/>
                  </w:pPr>
                  <w:r w:rsidRPr="006108C1">
                    <w:t>Performance Metric (HSph@3</w:t>
                  </w:r>
                  <w:r w:rsidR="0072277C">
                    <w:t>T</w:t>
                  </w:r>
                  <w:r w:rsidRPr="006108C1">
                    <w:t>B)</w:t>
                  </w:r>
                </w:p>
              </w:tc>
              <w:tc>
                <w:tcPr>
                  <w:tcW w:w="2782" w:type="pct"/>
                  <w:tcBorders>
                    <w:top w:val="nil"/>
                    <w:left w:val="nil"/>
                    <w:bottom w:val="nil"/>
                    <w:right w:val="nil"/>
                  </w:tcBorders>
                  <w:shd w:val="clear" w:color="000000" w:fill="FFFFFF"/>
                  <w:noWrap/>
                </w:tcPr>
                <w:p w14:paraId="73938D56" w14:textId="77777777" w:rsidR="006108C1" w:rsidRPr="006108C1" w:rsidRDefault="001E1A8C" w:rsidP="00FB0F2B">
                  <w:pPr>
                    <w:framePr w:hSpace="180" w:wrap="around" w:hAnchor="margin" w:y="734"/>
                    <w:spacing w:before="0" w:after="120"/>
                  </w:pPr>
                  <w:r>
                    <w:t>390.99@ HSph 3TB</w:t>
                  </w:r>
                </w:p>
              </w:tc>
            </w:tr>
            <w:tr w:rsidR="006108C1" w:rsidRPr="006108C1" w14:paraId="23E21E3E" w14:textId="77777777" w:rsidTr="00FB0F2B">
              <w:trPr>
                <w:trHeight w:val="279"/>
              </w:trPr>
              <w:tc>
                <w:tcPr>
                  <w:tcW w:w="2218" w:type="pct"/>
                  <w:tcBorders>
                    <w:top w:val="nil"/>
                    <w:left w:val="nil"/>
                    <w:bottom w:val="nil"/>
                    <w:right w:val="nil"/>
                  </w:tcBorders>
                  <w:shd w:val="clear" w:color="000000" w:fill="FFFFFF"/>
                  <w:noWrap/>
                </w:tcPr>
                <w:p w14:paraId="2A781228" w14:textId="77777777" w:rsidR="006108C1" w:rsidRPr="006108C1" w:rsidRDefault="006108C1" w:rsidP="00FB0F2B">
                  <w:pPr>
                    <w:framePr w:hSpace="180" w:wrap="around" w:hAnchor="margin" w:y="734"/>
                    <w:spacing w:before="0" w:after="120"/>
                  </w:pPr>
                  <w:r w:rsidRPr="006108C1">
                    <w:t>Price/Performance ($/HSph@3</w:t>
                  </w:r>
                  <w:r w:rsidR="0072277C">
                    <w:t>T</w:t>
                  </w:r>
                  <w:r w:rsidRPr="006108C1">
                    <w:t>B)</w:t>
                  </w:r>
                </w:p>
              </w:tc>
              <w:tc>
                <w:tcPr>
                  <w:tcW w:w="2782" w:type="pct"/>
                  <w:tcBorders>
                    <w:top w:val="nil"/>
                    <w:left w:val="nil"/>
                    <w:bottom w:val="nil"/>
                    <w:right w:val="nil"/>
                  </w:tcBorders>
                  <w:shd w:val="clear" w:color="000000" w:fill="FFFFFF"/>
                  <w:noWrap/>
                </w:tcPr>
                <w:p w14:paraId="5B5D430D" w14:textId="77777777" w:rsidR="006108C1" w:rsidRPr="006108C1" w:rsidRDefault="001E1A8C" w:rsidP="00FB0F2B">
                  <w:pPr>
                    <w:framePr w:hSpace="180" w:wrap="around" w:hAnchor="margin" w:y="734"/>
                    <w:spacing w:before="0" w:after="120"/>
                  </w:pPr>
                  <w:r>
                    <w:t>$255.76/HSph@3T</w:t>
                  </w:r>
                  <w:r w:rsidR="00E72927" w:rsidRPr="006108C1">
                    <w:t>B</w:t>
                  </w:r>
                </w:p>
              </w:tc>
            </w:tr>
          </w:tbl>
          <w:p w14:paraId="34AF062B" w14:textId="77777777" w:rsidR="006108C1" w:rsidRPr="006108C1" w:rsidRDefault="006108C1" w:rsidP="00FB0F2B">
            <w:pPr>
              <w:spacing w:before="0" w:after="120"/>
            </w:pPr>
            <w:r w:rsidRPr="006108C1">
              <w:t xml:space="preserve">               </w:t>
            </w:r>
          </w:p>
          <w:p w14:paraId="398C6AB3" w14:textId="77777777" w:rsidR="006108C1" w:rsidRPr="006108C1" w:rsidRDefault="006108C1" w:rsidP="00FB0F2B">
            <w:pPr>
              <w:spacing w:before="0" w:after="120"/>
            </w:pPr>
          </w:p>
        </w:tc>
      </w:tr>
    </w:tbl>
    <w:p w14:paraId="4BA68C10" w14:textId="77777777" w:rsidR="007A6F08" w:rsidRDefault="007A6F08" w:rsidP="00FB0F2B"/>
    <w:p w14:paraId="4F5812F6" w14:textId="77777777" w:rsidR="007A6F08" w:rsidRDefault="007A6F08" w:rsidP="00FB0F2B"/>
    <w:sectPr w:rsidR="007A6F08" w:rsidSect="00FB0F2B">
      <w:headerReference w:type="default" r:id="rId66"/>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1811C9" w14:textId="77777777" w:rsidR="00107D86" w:rsidRDefault="00107D86" w:rsidP="0003160F">
      <w:r>
        <w:separator/>
      </w:r>
    </w:p>
  </w:endnote>
  <w:endnote w:type="continuationSeparator" w:id="0">
    <w:p w14:paraId="1EA6F115" w14:textId="77777777" w:rsidR="00107D86" w:rsidRDefault="00107D86" w:rsidP="0003160F">
      <w:r>
        <w:continuationSeparator/>
      </w:r>
    </w:p>
  </w:endnote>
  <w:endnote w:type="continuationNotice" w:id="1">
    <w:p w14:paraId="6CF169FC" w14:textId="77777777" w:rsidR="00107D86" w:rsidRDefault="00107D86">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Palatino">
    <w:panose1 w:val="00000000000000000000"/>
    <w:charset w:val="4D"/>
    <w:family w:val="auto"/>
    <w:pitch w:val="variable"/>
    <w:sig w:usb0="A00002FF" w:usb1="7800205A" w:usb2="14600000" w:usb3="00000000" w:csb0="00000193"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WenQuanYi Zen Hei Sharp">
    <w:altName w:val="Times New Roman"/>
    <w:panose1 w:val="020B0604020202020204"/>
    <w:charset w:val="01"/>
    <w:family w:val="auto"/>
    <w:pitch w:val="variable"/>
  </w:font>
  <w:font w:name="Calibri">
    <w:panose1 w:val="020F0502020204030204"/>
    <w:charset w:val="00"/>
    <w:family w:val="swiss"/>
    <w:pitch w:val="variable"/>
    <w:sig w:usb0="E1002AFF" w:usb1="C000ACFF"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7" w:csb1="00000000"/>
  </w:font>
  <w:font w:name="Courier">
    <w:panose1 w:val="020005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58270B" w14:textId="77777777" w:rsidR="006C5D16" w:rsidRDefault="006C5D16" w:rsidP="0003160F">
    <w:pPr>
      <w:pStyle w:val="Footer"/>
    </w:pPr>
  </w:p>
  <w:p w14:paraId="28DEB3C1" w14:textId="77777777" w:rsidR="006C5D16" w:rsidRDefault="006C5D16" w:rsidP="00ED199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429755" w14:textId="2ECEF8BC" w:rsidR="006C5D16" w:rsidRDefault="006C5D16" w:rsidP="00FB0F2B">
    <w:pPr>
      <w:pStyle w:val="Footer"/>
      <w:tabs>
        <w:tab w:val="clear" w:pos="1260"/>
        <w:tab w:val="left" w:pos="7020"/>
      </w:tabs>
    </w:pPr>
    <w:r w:rsidRPr="00CA7C19">
      <w:t xml:space="preserve">TPC </w:t>
    </w:r>
    <w:r>
      <w:t xml:space="preserve">Express </w:t>
    </w:r>
    <w:r w:rsidRPr="00CA7C19">
      <w:t xml:space="preserve">Benchmark™ </w:t>
    </w:r>
    <w:r>
      <w:t>H</w:t>
    </w:r>
    <w:r w:rsidRPr="00CA7C19">
      <w:t>S - Standard Specification,</w:t>
    </w:r>
    <w:r>
      <w:t xml:space="preserve"> Version 2.0.</w:t>
    </w:r>
    <w:ins w:id="1050" w:author="Tariq Magdon-Ismail" w:date="2018-03-05T11:48:00Z">
      <w:r w:rsidR="0035617F">
        <w:t>3</w:t>
      </w:r>
    </w:ins>
    <w:del w:id="1051" w:author="Tariq Magdon-Ismail" w:date="2018-03-05T11:48:00Z">
      <w:r w:rsidDel="0035617F">
        <w:delText xml:space="preserve">2 </w:delText>
      </w:r>
    </w:del>
    <w:r>
      <w:t xml:space="preserve">                                                                        </w:t>
    </w:r>
    <w:sdt>
      <w:sdtPr>
        <w:id w:val="156155174"/>
        <w:docPartObj>
          <w:docPartGallery w:val="Page Numbers (Bottom of Page)"/>
          <w:docPartUnique/>
        </w:docPartObj>
      </w:sdtPr>
      <w:sdtEndPr/>
      <w:sdtContent>
        <w:r>
          <w:fldChar w:fldCharType="begin"/>
        </w:r>
        <w:r>
          <w:instrText xml:space="preserve"> PAGE   \* MERGEFORMAT </w:instrText>
        </w:r>
        <w:r>
          <w:fldChar w:fldCharType="separate"/>
        </w:r>
        <w:r w:rsidR="00377BF8">
          <w:rPr>
            <w:noProof/>
          </w:rPr>
          <w:t>3</w:t>
        </w:r>
        <w:r>
          <w:fldChar w:fldCharType="end"/>
        </w:r>
      </w:sdtContent>
    </w:sdt>
  </w:p>
  <w:p w14:paraId="7DB43F96" w14:textId="77777777" w:rsidR="006C5D16" w:rsidRDefault="006C5D16" w:rsidP="00FB0F2B">
    <w:pPr>
      <w:tabs>
        <w:tab w:val="clear" w:pos="1260"/>
        <w:tab w:val="left" w:pos="792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D55686" w14:textId="77777777" w:rsidR="00107D86" w:rsidRDefault="00107D86" w:rsidP="0003160F">
      <w:r>
        <w:separator/>
      </w:r>
    </w:p>
  </w:footnote>
  <w:footnote w:type="continuationSeparator" w:id="0">
    <w:p w14:paraId="64749473" w14:textId="77777777" w:rsidR="00107D86" w:rsidRDefault="00107D86" w:rsidP="0003160F">
      <w:r>
        <w:continuationSeparator/>
      </w:r>
    </w:p>
  </w:footnote>
  <w:footnote w:type="continuationNotice" w:id="1">
    <w:p w14:paraId="4A35A5F9" w14:textId="77777777" w:rsidR="00107D86" w:rsidRDefault="00107D86">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A6C5E7" w14:textId="77777777" w:rsidR="006C5D16" w:rsidRDefault="006C5D16" w:rsidP="0003160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BBF591" w14:textId="77777777" w:rsidR="006C5D16" w:rsidRDefault="006C5D16" w:rsidP="000316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E9D4E684"/>
    <w:lvl w:ilvl="0">
      <w:start w:val="1"/>
      <w:numFmt w:val="bullet"/>
      <w:pStyle w:val="es-ClauseL4-Wording"/>
      <w:lvlText w:val=""/>
      <w:lvlJc w:val="left"/>
      <w:pPr>
        <w:tabs>
          <w:tab w:val="num" w:pos="720"/>
        </w:tabs>
        <w:ind w:left="720" w:hanging="360"/>
      </w:pPr>
      <w:rPr>
        <w:rFonts w:ascii="Symbol" w:hAnsi="Symbol" w:cs="Symbol" w:hint="default"/>
      </w:rPr>
    </w:lvl>
  </w:abstractNum>
  <w:abstractNum w:abstractNumId="1" w15:restartNumberingAfterBreak="0">
    <w:nsid w:val="03076034"/>
    <w:multiLevelType w:val="multilevel"/>
    <w:tmpl w:val="11C63652"/>
    <w:lvl w:ilvl="0">
      <w:start w:val="6"/>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D109EF"/>
    <w:multiLevelType w:val="hybridMultilevel"/>
    <w:tmpl w:val="AC5E2B52"/>
    <w:lvl w:ilvl="0" w:tplc="776833FE">
      <w:start w:val="1"/>
      <w:numFmt w:val="bullet"/>
      <w:pStyle w:val="Heading4"/>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3C61F0"/>
    <w:multiLevelType w:val="multilevel"/>
    <w:tmpl w:val="F5BEFC9E"/>
    <w:lvl w:ilvl="0">
      <w:start w:val="7"/>
      <w:numFmt w:val="decimal"/>
      <w:lvlText w:val="%1"/>
      <w:lvlJc w:val="left"/>
      <w:pPr>
        <w:ind w:left="528" w:hanging="528"/>
      </w:pPr>
      <w:rPr>
        <w:rFonts w:hint="default"/>
      </w:rPr>
    </w:lvl>
    <w:lvl w:ilvl="1">
      <w:start w:val="10"/>
      <w:numFmt w:val="decimal"/>
      <w:lvlText w:val="%1.%2"/>
      <w:lvlJc w:val="left"/>
      <w:pPr>
        <w:ind w:left="528" w:hanging="528"/>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8583E09"/>
    <w:multiLevelType w:val="hybridMultilevel"/>
    <w:tmpl w:val="412A3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5E3327"/>
    <w:multiLevelType w:val="hybridMultilevel"/>
    <w:tmpl w:val="1CECEB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8931BDD"/>
    <w:multiLevelType w:val="singleLevel"/>
    <w:tmpl w:val="CF28B2D0"/>
    <w:lvl w:ilvl="0">
      <w:start w:val="1"/>
      <w:numFmt w:val="lowerLetter"/>
      <w:pStyle w:val="ListNumber3"/>
      <w:lvlText w:val="%1)"/>
      <w:legacy w:legacy="1" w:legacySpace="0" w:legacyIndent="360"/>
      <w:lvlJc w:val="left"/>
      <w:pPr>
        <w:ind w:left="1440" w:hanging="360"/>
      </w:pPr>
      <w:rPr>
        <w:rFonts w:ascii="Times New Roman" w:hAnsi="Times New Roman" w:cs="Times New Roman"/>
      </w:rPr>
    </w:lvl>
  </w:abstractNum>
  <w:abstractNum w:abstractNumId="7" w15:restartNumberingAfterBreak="0">
    <w:nsid w:val="09E37B45"/>
    <w:multiLevelType w:val="multilevel"/>
    <w:tmpl w:val="0E461802"/>
    <w:lvl w:ilvl="0">
      <w:start w:val="1"/>
      <w:numFmt w:val="decimal"/>
      <w:lvlText w:val="%1."/>
      <w:lvlJc w:val="left"/>
      <w:pPr>
        <w:ind w:left="1080" w:hanging="360"/>
      </w:p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8" w15:restartNumberingAfterBreak="0">
    <w:nsid w:val="0BA57CCF"/>
    <w:multiLevelType w:val="hybridMultilevel"/>
    <w:tmpl w:val="E3EA3E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BD92D69"/>
    <w:multiLevelType w:val="hybridMultilevel"/>
    <w:tmpl w:val="B9E41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584C40"/>
    <w:multiLevelType w:val="multilevel"/>
    <w:tmpl w:val="EA823B6A"/>
    <w:lvl w:ilvl="0">
      <w:start w:val="6"/>
      <w:numFmt w:val="decimal"/>
      <w:lvlText w:val="%1"/>
      <w:lvlJc w:val="left"/>
      <w:pPr>
        <w:ind w:left="420" w:hanging="420"/>
      </w:pPr>
      <w:rPr>
        <w:rFonts w:hint="default"/>
      </w:rPr>
    </w:lvl>
    <w:lvl w:ilvl="1">
      <w:start w:val="3"/>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0C735138"/>
    <w:multiLevelType w:val="multilevel"/>
    <w:tmpl w:val="1D06C0A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163A6068"/>
    <w:multiLevelType w:val="hybridMultilevel"/>
    <w:tmpl w:val="67221870"/>
    <w:lvl w:ilvl="0" w:tplc="D6B6AF7C">
      <w:start w:val="1"/>
      <w:numFmt w:val="bullet"/>
      <w:pStyle w:val="Bullets"/>
      <w:lvlText w:val=""/>
      <w:lvlJc w:val="left"/>
      <w:pPr>
        <w:tabs>
          <w:tab w:val="num" w:pos="1440"/>
        </w:tabs>
        <w:ind w:left="1440" w:hanging="720"/>
      </w:pPr>
      <w:rPr>
        <w:rFonts w:ascii="Symbol" w:hAnsi="Symbol" w:hint="default"/>
        <w:sz w:val="16"/>
      </w:rPr>
    </w:lvl>
    <w:lvl w:ilvl="1" w:tplc="C2720250">
      <w:start w:val="1"/>
      <w:numFmt w:val="bullet"/>
      <w:lvlText w:val="o"/>
      <w:lvlJc w:val="left"/>
      <w:pPr>
        <w:tabs>
          <w:tab w:val="num" w:pos="1440"/>
        </w:tabs>
        <w:ind w:left="1440" w:hanging="360"/>
      </w:pPr>
      <w:rPr>
        <w:rFonts w:ascii="Courier New" w:hAnsi="Courier New" w:hint="default"/>
      </w:rPr>
    </w:lvl>
    <w:lvl w:ilvl="2" w:tplc="0D2EEC84">
      <w:start w:val="1"/>
      <w:numFmt w:val="bullet"/>
      <w:lvlText w:val=""/>
      <w:lvlJc w:val="left"/>
      <w:pPr>
        <w:tabs>
          <w:tab w:val="num" w:pos="2160"/>
        </w:tabs>
        <w:ind w:left="2160" w:hanging="360"/>
      </w:pPr>
      <w:rPr>
        <w:rFonts w:ascii="Wingdings" w:hAnsi="Wingdings" w:hint="default"/>
      </w:rPr>
    </w:lvl>
    <w:lvl w:ilvl="3" w:tplc="1472D4B8" w:tentative="1">
      <w:start w:val="1"/>
      <w:numFmt w:val="bullet"/>
      <w:lvlText w:val=""/>
      <w:lvlJc w:val="left"/>
      <w:pPr>
        <w:tabs>
          <w:tab w:val="num" w:pos="2880"/>
        </w:tabs>
        <w:ind w:left="2880" w:hanging="360"/>
      </w:pPr>
      <w:rPr>
        <w:rFonts w:ascii="Symbol" w:hAnsi="Symbol" w:hint="default"/>
      </w:rPr>
    </w:lvl>
    <w:lvl w:ilvl="4" w:tplc="3A24FCF2" w:tentative="1">
      <w:start w:val="1"/>
      <w:numFmt w:val="bullet"/>
      <w:lvlText w:val="o"/>
      <w:lvlJc w:val="left"/>
      <w:pPr>
        <w:tabs>
          <w:tab w:val="num" w:pos="3600"/>
        </w:tabs>
        <w:ind w:left="3600" w:hanging="360"/>
      </w:pPr>
      <w:rPr>
        <w:rFonts w:ascii="Courier New" w:hAnsi="Courier New" w:hint="default"/>
      </w:rPr>
    </w:lvl>
    <w:lvl w:ilvl="5" w:tplc="9C226000" w:tentative="1">
      <w:start w:val="1"/>
      <w:numFmt w:val="bullet"/>
      <w:lvlText w:val=""/>
      <w:lvlJc w:val="left"/>
      <w:pPr>
        <w:tabs>
          <w:tab w:val="num" w:pos="4320"/>
        </w:tabs>
        <w:ind w:left="4320" w:hanging="360"/>
      </w:pPr>
      <w:rPr>
        <w:rFonts w:ascii="Wingdings" w:hAnsi="Wingdings" w:hint="default"/>
      </w:rPr>
    </w:lvl>
    <w:lvl w:ilvl="6" w:tplc="38F09F86" w:tentative="1">
      <w:start w:val="1"/>
      <w:numFmt w:val="bullet"/>
      <w:lvlText w:val=""/>
      <w:lvlJc w:val="left"/>
      <w:pPr>
        <w:tabs>
          <w:tab w:val="num" w:pos="5040"/>
        </w:tabs>
        <w:ind w:left="5040" w:hanging="360"/>
      </w:pPr>
      <w:rPr>
        <w:rFonts w:ascii="Symbol" w:hAnsi="Symbol" w:hint="default"/>
      </w:rPr>
    </w:lvl>
    <w:lvl w:ilvl="7" w:tplc="7BD4F670" w:tentative="1">
      <w:start w:val="1"/>
      <w:numFmt w:val="bullet"/>
      <w:lvlText w:val="o"/>
      <w:lvlJc w:val="left"/>
      <w:pPr>
        <w:tabs>
          <w:tab w:val="num" w:pos="5760"/>
        </w:tabs>
        <w:ind w:left="5760" w:hanging="360"/>
      </w:pPr>
      <w:rPr>
        <w:rFonts w:ascii="Courier New" w:hAnsi="Courier New" w:hint="default"/>
      </w:rPr>
    </w:lvl>
    <w:lvl w:ilvl="8" w:tplc="EE9C864E"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68B0B08"/>
    <w:multiLevelType w:val="hybridMultilevel"/>
    <w:tmpl w:val="E4A63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915A84"/>
    <w:multiLevelType w:val="hybridMultilevel"/>
    <w:tmpl w:val="8C0C2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53626C"/>
    <w:multiLevelType w:val="hybridMultilevel"/>
    <w:tmpl w:val="7A744E92"/>
    <w:lvl w:ilvl="0" w:tplc="66E85D54">
      <w:start w:val="1"/>
      <w:numFmt w:val="decimal"/>
      <w:lvlText w:val="%1."/>
      <w:lvlJc w:val="left"/>
      <w:pPr>
        <w:tabs>
          <w:tab w:val="num" w:pos="1397"/>
        </w:tabs>
        <w:ind w:left="1397" w:hanging="317"/>
      </w:pPr>
      <w:rPr>
        <w:rFonts w:ascii="Times New Roman" w:hAnsi="Times New Roman" w:cs="Times New Roman" w:hint="default"/>
      </w:rPr>
    </w:lvl>
    <w:lvl w:ilvl="1" w:tplc="6C267274">
      <w:start w:val="1"/>
      <w:numFmt w:val="bullet"/>
      <w:pStyle w:val="Bulletlist"/>
      <w:lvlText w:val=""/>
      <w:lvlJc w:val="left"/>
      <w:pPr>
        <w:tabs>
          <w:tab w:val="num" w:pos="1901"/>
        </w:tabs>
        <w:ind w:left="1901" w:hanging="288"/>
      </w:pPr>
      <w:rPr>
        <w:rFonts w:ascii="Symbol" w:hAnsi="Symbol" w:cs="Symbol" w:hint="default"/>
      </w:rPr>
    </w:lvl>
    <w:lvl w:ilvl="2" w:tplc="0409001B">
      <w:start w:val="1"/>
      <w:numFmt w:val="lowerRoman"/>
      <w:lvlText w:val="%3."/>
      <w:lvlJc w:val="right"/>
      <w:pPr>
        <w:tabs>
          <w:tab w:val="num" w:pos="2693"/>
        </w:tabs>
        <w:ind w:left="2693" w:hanging="180"/>
      </w:pPr>
      <w:rPr>
        <w:rFonts w:ascii="Times New Roman" w:hAnsi="Times New Roman" w:cs="Times New Roman"/>
      </w:rPr>
    </w:lvl>
    <w:lvl w:ilvl="3" w:tplc="0409000F">
      <w:start w:val="1"/>
      <w:numFmt w:val="decimal"/>
      <w:lvlText w:val="%4."/>
      <w:lvlJc w:val="left"/>
      <w:pPr>
        <w:tabs>
          <w:tab w:val="num" w:pos="3413"/>
        </w:tabs>
        <w:ind w:left="3413" w:hanging="360"/>
      </w:pPr>
      <w:rPr>
        <w:rFonts w:ascii="Times New Roman" w:hAnsi="Times New Roman" w:cs="Times New Roman"/>
      </w:rPr>
    </w:lvl>
    <w:lvl w:ilvl="4" w:tplc="04090019">
      <w:start w:val="1"/>
      <w:numFmt w:val="lowerLetter"/>
      <w:lvlText w:val="%5."/>
      <w:lvlJc w:val="left"/>
      <w:pPr>
        <w:tabs>
          <w:tab w:val="num" w:pos="4133"/>
        </w:tabs>
        <w:ind w:left="4133" w:hanging="360"/>
      </w:pPr>
      <w:rPr>
        <w:rFonts w:ascii="Times New Roman" w:hAnsi="Times New Roman" w:cs="Times New Roman"/>
      </w:rPr>
    </w:lvl>
    <w:lvl w:ilvl="5" w:tplc="0409001B">
      <w:start w:val="1"/>
      <w:numFmt w:val="lowerRoman"/>
      <w:lvlText w:val="%6."/>
      <w:lvlJc w:val="right"/>
      <w:pPr>
        <w:tabs>
          <w:tab w:val="num" w:pos="4853"/>
        </w:tabs>
        <w:ind w:left="4853" w:hanging="180"/>
      </w:pPr>
      <w:rPr>
        <w:rFonts w:ascii="Times New Roman" w:hAnsi="Times New Roman" w:cs="Times New Roman"/>
      </w:rPr>
    </w:lvl>
    <w:lvl w:ilvl="6" w:tplc="0409000F">
      <w:start w:val="1"/>
      <w:numFmt w:val="decimal"/>
      <w:lvlText w:val="%7."/>
      <w:lvlJc w:val="left"/>
      <w:pPr>
        <w:tabs>
          <w:tab w:val="num" w:pos="5573"/>
        </w:tabs>
        <w:ind w:left="5573" w:hanging="360"/>
      </w:pPr>
      <w:rPr>
        <w:rFonts w:ascii="Times New Roman" w:hAnsi="Times New Roman" w:cs="Times New Roman"/>
      </w:rPr>
    </w:lvl>
    <w:lvl w:ilvl="7" w:tplc="04090019">
      <w:start w:val="1"/>
      <w:numFmt w:val="lowerLetter"/>
      <w:lvlText w:val="%8."/>
      <w:lvlJc w:val="left"/>
      <w:pPr>
        <w:tabs>
          <w:tab w:val="num" w:pos="6293"/>
        </w:tabs>
        <w:ind w:left="6293" w:hanging="360"/>
      </w:pPr>
      <w:rPr>
        <w:rFonts w:ascii="Times New Roman" w:hAnsi="Times New Roman" w:cs="Times New Roman"/>
      </w:rPr>
    </w:lvl>
    <w:lvl w:ilvl="8" w:tplc="0409001B">
      <w:start w:val="1"/>
      <w:numFmt w:val="lowerRoman"/>
      <w:lvlText w:val="%9."/>
      <w:lvlJc w:val="right"/>
      <w:pPr>
        <w:tabs>
          <w:tab w:val="num" w:pos="7013"/>
        </w:tabs>
        <w:ind w:left="7013" w:hanging="180"/>
      </w:pPr>
      <w:rPr>
        <w:rFonts w:ascii="Times New Roman" w:hAnsi="Times New Roman" w:cs="Times New Roman"/>
      </w:rPr>
    </w:lvl>
  </w:abstractNum>
  <w:abstractNum w:abstractNumId="16" w15:restartNumberingAfterBreak="0">
    <w:nsid w:val="1C5B7631"/>
    <w:multiLevelType w:val="multilevel"/>
    <w:tmpl w:val="FB4419B8"/>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C8A0587"/>
    <w:multiLevelType w:val="singleLevel"/>
    <w:tmpl w:val="94B45964"/>
    <w:lvl w:ilvl="0">
      <w:start w:val="1"/>
      <w:numFmt w:val="lowerLetter"/>
      <w:pStyle w:val="TPCLabeledList"/>
      <w:lvlText w:val="%1)"/>
      <w:lvlJc w:val="left"/>
      <w:pPr>
        <w:tabs>
          <w:tab w:val="num" w:pos="0"/>
        </w:tabs>
        <w:ind w:left="1440" w:hanging="288"/>
      </w:pPr>
      <w:rPr>
        <w:rFonts w:cs="Times New Roman" w:hint="default"/>
      </w:rPr>
    </w:lvl>
  </w:abstractNum>
  <w:abstractNum w:abstractNumId="18" w15:restartNumberingAfterBreak="0">
    <w:nsid w:val="1CF813AD"/>
    <w:multiLevelType w:val="hybridMultilevel"/>
    <w:tmpl w:val="1CFA0A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DD53A71"/>
    <w:multiLevelType w:val="hybridMultilevel"/>
    <w:tmpl w:val="81BA2E16"/>
    <w:lvl w:ilvl="0" w:tplc="4FD4CB9C">
      <w:start w:val="1"/>
      <w:numFmt w:val="bullet"/>
      <w:lvlText w:val="•"/>
      <w:lvlJc w:val="left"/>
      <w:pPr>
        <w:tabs>
          <w:tab w:val="num" w:pos="720"/>
        </w:tabs>
        <w:ind w:left="720" w:hanging="360"/>
      </w:pPr>
      <w:rPr>
        <w:rFonts w:ascii="Times New Roman" w:hAnsi="Times New Roman" w:hint="default"/>
      </w:rPr>
    </w:lvl>
    <w:lvl w:ilvl="1" w:tplc="C8E23A18" w:tentative="1">
      <w:start w:val="1"/>
      <w:numFmt w:val="bullet"/>
      <w:lvlText w:val="•"/>
      <w:lvlJc w:val="left"/>
      <w:pPr>
        <w:tabs>
          <w:tab w:val="num" w:pos="1440"/>
        </w:tabs>
        <w:ind w:left="1440" w:hanging="360"/>
      </w:pPr>
      <w:rPr>
        <w:rFonts w:ascii="Times New Roman" w:hAnsi="Times New Roman" w:hint="default"/>
      </w:rPr>
    </w:lvl>
    <w:lvl w:ilvl="2" w:tplc="2154EDE8" w:tentative="1">
      <w:start w:val="1"/>
      <w:numFmt w:val="bullet"/>
      <w:lvlText w:val="•"/>
      <w:lvlJc w:val="left"/>
      <w:pPr>
        <w:tabs>
          <w:tab w:val="num" w:pos="2160"/>
        </w:tabs>
        <w:ind w:left="2160" w:hanging="360"/>
      </w:pPr>
      <w:rPr>
        <w:rFonts w:ascii="Times New Roman" w:hAnsi="Times New Roman" w:hint="default"/>
      </w:rPr>
    </w:lvl>
    <w:lvl w:ilvl="3" w:tplc="A3765EFA" w:tentative="1">
      <w:start w:val="1"/>
      <w:numFmt w:val="bullet"/>
      <w:lvlText w:val="•"/>
      <w:lvlJc w:val="left"/>
      <w:pPr>
        <w:tabs>
          <w:tab w:val="num" w:pos="2880"/>
        </w:tabs>
        <w:ind w:left="2880" w:hanging="360"/>
      </w:pPr>
      <w:rPr>
        <w:rFonts w:ascii="Times New Roman" w:hAnsi="Times New Roman" w:hint="default"/>
      </w:rPr>
    </w:lvl>
    <w:lvl w:ilvl="4" w:tplc="06B21764" w:tentative="1">
      <w:start w:val="1"/>
      <w:numFmt w:val="bullet"/>
      <w:lvlText w:val="•"/>
      <w:lvlJc w:val="left"/>
      <w:pPr>
        <w:tabs>
          <w:tab w:val="num" w:pos="3600"/>
        </w:tabs>
        <w:ind w:left="3600" w:hanging="360"/>
      </w:pPr>
      <w:rPr>
        <w:rFonts w:ascii="Times New Roman" w:hAnsi="Times New Roman" w:hint="default"/>
      </w:rPr>
    </w:lvl>
    <w:lvl w:ilvl="5" w:tplc="AD7ACA54" w:tentative="1">
      <w:start w:val="1"/>
      <w:numFmt w:val="bullet"/>
      <w:lvlText w:val="•"/>
      <w:lvlJc w:val="left"/>
      <w:pPr>
        <w:tabs>
          <w:tab w:val="num" w:pos="4320"/>
        </w:tabs>
        <w:ind w:left="4320" w:hanging="360"/>
      </w:pPr>
      <w:rPr>
        <w:rFonts w:ascii="Times New Roman" w:hAnsi="Times New Roman" w:hint="default"/>
      </w:rPr>
    </w:lvl>
    <w:lvl w:ilvl="6" w:tplc="715EB32A" w:tentative="1">
      <w:start w:val="1"/>
      <w:numFmt w:val="bullet"/>
      <w:lvlText w:val="•"/>
      <w:lvlJc w:val="left"/>
      <w:pPr>
        <w:tabs>
          <w:tab w:val="num" w:pos="5040"/>
        </w:tabs>
        <w:ind w:left="5040" w:hanging="360"/>
      </w:pPr>
      <w:rPr>
        <w:rFonts w:ascii="Times New Roman" w:hAnsi="Times New Roman" w:hint="default"/>
      </w:rPr>
    </w:lvl>
    <w:lvl w:ilvl="7" w:tplc="ECF06594" w:tentative="1">
      <w:start w:val="1"/>
      <w:numFmt w:val="bullet"/>
      <w:lvlText w:val="•"/>
      <w:lvlJc w:val="left"/>
      <w:pPr>
        <w:tabs>
          <w:tab w:val="num" w:pos="5760"/>
        </w:tabs>
        <w:ind w:left="5760" w:hanging="360"/>
      </w:pPr>
      <w:rPr>
        <w:rFonts w:ascii="Times New Roman" w:hAnsi="Times New Roman" w:hint="default"/>
      </w:rPr>
    </w:lvl>
    <w:lvl w:ilvl="8" w:tplc="4CBAFE28"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1EBA0CF3"/>
    <w:multiLevelType w:val="multilevel"/>
    <w:tmpl w:val="47642BDA"/>
    <w:lvl w:ilvl="0">
      <w:start w:val="2"/>
      <w:numFmt w:val="decimal"/>
      <w:lvlText w:val="%1"/>
      <w:lvlJc w:val="left"/>
      <w:pPr>
        <w:ind w:left="408" w:hanging="408"/>
      </w:pPr>
      <w:rPr>
        <w:rFonts w:hint="default"/>
      </w:rPr>
    </w:lvl>
    <w:lvl w:ilvl="1">
      <w:start w:val="3"/>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22A42F80"/>
    <w:multiLevelType w:val="multilevel"/>
    <w:tmpl w:val="9EF832EC"/>
    <w:lvl w:ilvl="0">
      <w:start w:val="7"/>
      <w:numFmt w:val="decimal"/>
      <w:lvlText w:val="%1"/>
      <w:lvlJc w:val="left"/>
      <w:pPr>
        <w:ind w:left="420" w:hanging="420"/>
      </w:pPr>
      <w:rPr>
        <w:rFonts w:hint="default"/>
      </w:rPr>
    </w:lvl>
    <w:lvl w:ilvl="1">
      <w:start w:val="5"/>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22E438E7"/>
    <w:multiLevelType w:val="multilevel"/>
    <w:tmpl w:val="5BEE55C4"/>
    <w:lvl w:ilvl="0">
      <w:start w:val="5"/>
      <w:numFmt w:val="decimal"/>
      <w:lvlText w:val="%1"/>
      <w:lvlJc w:val="left"/>
      <w:pPr>
        <w:ind w:left="420" w:hanging="420"/>
      </w:pPr>
      <w:rPr>
        <w:rFonts w:hint="default"/>
      </w:rPr>
    </w:lvl>
    <w:lvl w:ilvl="1">
      <w:start w:val="3"/>
      <w:numFmt w:val="decimal"/>
      <w:lvlText w:val="%1.%2"/>
      <w:lvlJc w:val="left"/>
      <w:pPr>
        <w:ind w:left="564" w:hanging="420"/>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448" w:hanging="1440"/>
      </w:pPr>
      <w:rPr>
        <w:rFonts w:hint="default"/>
      </w:rPr>
    </w:lvl>
    <w:lvl w:ilvl="8">
      <w:start w:val="1"/>
      <w:numFmt w:val="decimal"/>
      <w:lvlText w:val="%1.%2.%3.%4.%5.%6.%7.%8.%9"/>
      <w:lvlJc w:val="left"/>
      <w:pPr>
        <w:ind w:left="2952" w:hanging="1800"/>
      </w:pPr>
      <w:rPr>
        <w:rFonts w:hint="default"/>
      </w:rPr>
    </w:lvl>
  </w:abstractNum>
  <w:abstractNum w:abstractNumId="23" w15:restartNumberingAfterBreak="0">
    <w:nsid w:val="23A23087"/>
    <w:multiLevelType w:val="multilevel"/>
    <w:tmpl w:val="687CEE72"/>
    <w:lvl w:ilvl="0">
      <w:start w:val="1"/>
      <w:numFmt w:val="upperLetter"/>
      <w:pStyle w:val="es-ApdxL1Title"/>
      <w:suff w:val="space"/>
      <w:lvlText w:val="Appendix %1."/>
      <w:lvlJc w:val="left"/>
      <w:rPr>
        <w:rFonts w:ascii="Palatino" w:hAnsi="Palatino" w:cs="Palatino"/>
        <w:b w:val="0"/>
        <w:bCs w:val="0"/>
        <w:i w:val="0"/>
        <w:iCs w:val="0"/>
        <w:caps w:val="0"/>
        <w:smallCaps w:val="0"/>
        <w:strike w:val="0"/>
        <w:dstrike w:val="0"/>
        <w:vanish w:val="0"/>
        <w:color w:val="auto"/>
        <w:spacing w:val="0"/>
        <w:w w:val="100"/>
        <w:kern w:val="0"/>
        <w:position w:val="0"/>
        <w:sz w:val="20"/>
        <w:szCs w:val="20"/>
        <w:u w:val="none"/>
        <w:vertAlign w:val="baseline"/>
      </w:rPr>
    </w:lvl>
    <w:lvl w:ilvl="1">
      <w:start w:val="1"/>
      <w:numFmt w:val="decimal"/>
      <w:lvlText w:val="%1.%2"/>
      <w:lvlJc w:val="left"/>
      <w:pPr>
        <w:tabs>
          <w:tab w:val="num" w:pos="1800"/>
        </w:tabs>
        <w:ind w:left="1440"/>
      </w:pPr>
      <w:rPr>
        <w:rFonts w:ascii="Palatino" w:hAnsi="Palatino" w:cs="Palatino"/>
        <w:b w:val="0"/>
        <w:bCs w:val="0"/>
        <w:i w:val="0"/>
        <w:iCs w:val="0"/>
        <w:caps w:val="0"/>
        <w:smallCaps w:val="0"/>
        <w:strike w:val="0"/>
        <w:dstrike w:val="0"/>
        <w:vanish w:val="0"/>
        <w:color w:val="auto"/>
        <w:spacing w:val="0"/>
        <w:w w:val="100"/>
        <w:kern w:val="0"/>
        <w:position w:val="0"/>
        <w:sz w:val="20"/>
        <w:szCs w:val="20"/>
        <w:u w:val="none"/>
        <w:vertAlign w:val="baseline"/>
      </w:rPr>
    </w:lvl>
    <w:lvl w:ilvl="2">
      <w:start w:val="1"/>
      <w:numFmt w:val="decimal"/>
      <w:pStyle w:val="es-ApdxL3-Wording"/>
      <w:lvlText w:val="%1.%2.%3"/>
      <w:lvlJc w:val="left"/>
      <w:pPr>
        <w:tabs>
          <w:tab w:val="num" w:pos="1800"/>
        </w:tabs>
        <w:ind w:left="1440"/>
      </w:pPr>
      <w:rPr>
        <w:rFonts w:ascii="Palatino" w:hAnsi="Palatino" w:cs="Palatino"/>
        <w:b w:val="0"/>
        <w:bCs w:val="0"/>
        <w:i w:val="0"/>
        <w:iCs w:val="0"/>
        <w:caps w:val="0"/>
        <w:smallCaps w:val="0"/>
        <w:strike w:val="0"/>
        <w:dstrike w:val="0"/>
        <w:vanish w:val="0"/>
        <w:color w:val="auto"/>
        <w:spacing w:val="0"/>
        <w:w w:val="100"/>
        <w:kern w:val="0"/>
        <w:position w:val="0"/>
        <w:sz w:val="20"/>
        <w:szCs w:val="20"/>
        <w:u w:val="none"/>
        <w:vertAlign w:val="baseline"/>
      </w:rPr>
    </w:lvl>
    <w:lvl w:ilvl="3">
      <w:start w:val="1"/>
      <w:numFmt w:val="lowerLetter"/>
      <w:lvlText w:val="%4)"/>
      <w:lvlJc w:val="left"/>
      <w:pPr>
        <w:tabs>
          <w:tab w:val="num" w:pos="2520"/>
        </w:tabs>
        <w:ind w:left="2160"/>
      </w:pPr>
      <w:rPr>
        <w:rFonts w:ascii="Times New Roman" w:hAnsi="Times New Roman" w:cs="Times New Roman" w:hint="default"/>
      </w:rPr>
    </w:lvl>
    <w:lvl w:ilvl="4">
      <w:start w:val="1"/>
      <w:numFmt w:val="decimal"/>
      <w:lvlText w:val="(%5)"/>
      <w:lvlJc w:val="left"/>
      <w:pPr>
        <w:tabs>
          <w:tab w:val="num" w:pos="3240"/>
        </w:tabs>
        <w:ind w:left="2880"/>
      </w:pPr>
      <w:rPr>
        <w:rFonts w:ascii="Times New Roman" w:hAnsi="Times New Roman" w:cs="Times New Roman" w:hint="default"/>
      </w:rPr>
    </w:lvl>
    <w:lvl w:ilvl="5">
      <w:start w:val="1"/>
      <w:numFmt w:val="lowerLetter"/>
      <w:lvlText w:val="(%6)"/>
      <w:lvlJc w:val="left"/>
      <w:pPr>
        <w:tabs>
          <w:tab w:val="num" w:pos="3960"/>
        </w:tabs>
        <w:ind w:left="3600"/>
      </w:pPr>
      <w:rPr>
        <w:rFonts w:ascii="Times New Roman" w:hAnsi="Times New Roman" w:cs="Times New Roman" w:hint="default"/>
      </w:rPr>
    </w:lvl>
    <w:lvl w:ilvl="6">
      <w:start w:val="1"/>
      <w:numFmt w:val="lowerRoman"/>
      <w:lvlText w:val="(%7)"/>
      <w:lvlJc w:val="left"/>
      <w:pPr>
        <w:tabs>
          <w:tab w:val="num" w:pos="4680"/>
        </w:tabs>
        <w:ind w:left="4320"/>
      </w:pPr>
      <w:rPr>
        <w:rFonts w:ascii="Times New Roman" w:hAnsi="Times New Roman" w:cs="Times New Roman" w:hint="default"/>
      </w:rPr>
    </w:lvl>
    <w:lvl w:ilvl="7">
      <w:start w:val="1"/>
      <w:numFmt w:val="none"/>
      <w:lvlText w:val=""/>
      <w:lvlJc w:val="left"/>
      <w:pPr>
        <w:tabs>
          <w:tab w:val="num" w:pos="5400"/>
        </w:tabs>
        <w:ind w:left="5040"/>
      </w:pPr>
      <w:rPr>
        <w:rFonts w:ascii="Times New Roman" w:hAnsi="Times New Roman" w:cs="Times New Roman" w:hint="default"/>
      </w:rPr>
    </w:lvl>
    <w:lvl w:ilvl="8">
      <w:start w:val="1"/>
      <w:numFmt w:val="lowerLetter"/>
      <w:lvlRestart w:val="0"/>
      <w:suff w:val="space"/>
      <w:lvlText w:val="Picture %1.%9 -"/>
      <w:lvlJc w:val="left"/>
      <w:pPr>
        <w:ind w:left="5760"/>
      </w:pPr>
      <w:rPr>
        <w:rFonts w:ascii="Palatino" w:hAnsi="Palatino" w:cs="Palatino"/>
        <w:b w:val="0"/>
        <w:bCs w:val="0"/>
        <w:i w:val="0"/>
        <w:iCs w:val="0"/>
        <w:caps w:val="0"/>
        <w:smallCaps w:val="0"/>
        <w:strike w:val="0"/>
        <w:dstrike w:val="0"/>
        <w:vanish w:val="0"/>
        <w:color w:val="auto"/>
        <w:spacing w:val="0"/>
        <w:w w:val="100"/>
        <w:kern w:val="0"/>
        <w:position w:val="0"/>
        <w:sz w:val="20"/>
        <w:szCs w:val="20"/>
        <w:u w:val="none"/>
        <w:vertAlign w:val="baseline"/>
      </w:rPr>
    </w:lvl>
  </w:abstractNum>
  <w:abstractNum w:abstractNumId="24" w15:restartNumberingAfterBreak="0">
    <w:nsid w:val="24A755D6"/>
    <w:multiLevelType w:val="multilevel"/>
    <w:tmpl w:val="8192324A"/>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24F57448"/>
    <w:multiLevelType w:val="hybridMultilevel"/>
    <w:tmpl w:val="473EA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6C10178"/>
    <w:multiLevelType w:val="hybridMultilevel"/>
    <w:tmpl w:val="03C03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83A7DD5"/>
    <w:multiLevelType w:val="multilevel"/>
    <w:tmpl w:val="7576CCF8"/>
    <w:lvl w:ilvl="0">
      <w:start w:val="1"/>
      <w:numFmt w:val="decimal"/>
      <w:pStyle w:val="es-CoverL1-Title"/>
      <w:lvlText w:val="%1"/>
      <w:lvlJc w:val="left"/>
      <w:pPr>
        <w:tabs>
          <w:tab w:val="num" w:pos="432"/>
        </w:tabs>
        <w:ind w:left="432" w:hanging="432"/>
      </w:pPr>
      <w:rPr>
        <w:rFonts w:ascii="Times New Roman" w:hAnsi="Times New Roman" w:cs="Times New Roman" w:hint="default"/>
      </w:rPr>
    </w:lvl>
    <w:lvl w:ilvl="1">
      <w:start w:val="1"/>
      <w:numFmt w:val="decimal"/>
      <w:lvlText w:val="%1.%2"/>
      <w:lvlJc w:val="left"/>
      <w:pPr>
        <w:tabs>
          <w:tab w:val="num" w:pos="5256"/>
        </w:tabs>
        <w:ind w:left="5256" w:hanging="576"/>
      </w:pPr>
      <w:rPr>
        <w:rFonts w:ascii="Times New Roman" w:hAnsi="Times New Roman" w:cs="Times New Roman" w:hint="default"/>
      </w:rPr>
    </w:lvl>
    <w:lvl w:ilvl="2">
      <w:start w:val="1"/>
      <w:numFmt w:val="decimal"/>
      <w:lvlText w:val="%1.%2.%3"/>
      <w:lvlJc w:val="left"/>
      <w:pPr>
        <w:tabs>
          <w:tab w:val="num" w:pos="720"/>
        </w:tabs>
        <w:ind w:left="720" w:hanging="720"/>
      </w:pPr>
      <w:rPr>
        <w:rFonts w:ascii="Times New Roman" w:hAnsi="Times New Roman" w:cs="Times New Roman" w:hint="default"/>
        <w:b/>
        <w:bCs/>
        <w:i w:val="0"/>
        <w:iCs w:val="0"/>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Restart w:val="0"/>
      <w:suff w:val="space"/>
      <w:lvlText w:val="Picture %1.%9 -"/>
      <w:lvlJc w:val="left"/>
      <w:pPr>
        <w:ind w:left="1584" w:hanging="1584"/>
      </w:pPr>
      <w:rPr>
        <w:rFonts w:ascii="Times New Roman" w:hAnsi="Times New Roman" w:cs="Times New Roman" w:hint="default"/>
      </w:rPr>
    </w:lvl>
  </w:abstractNum>
  <w:abstractNum w:abstractNumId="28" w15:restartNumberingAfterBreak="0">
    <w:nsid w:val="2DEA3303"/>
    <w:multiLevelType w:val="hybridMultilevel"/>
    <w:tmpl w:val="84EA85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0666A5D"/>
    <w:multiLevelType w:val="hybridMultilevel"/>
    <w:tmpl w:val="74BA7256"/>
    <w:lvl w:ilvl="0" w:tplc="E6C23EB6">
      <w:start w:val="1"/>
      <w:numFmt w:val="bullet"/>
      <w:pStyle w:val="TPCBulletList"/>
      <w:lvlText w:val=""/>
      <w:lvlJc w:val="left"/>
      <w:pPr>
        <w:tabs>
          <w:tab w:val="num" w:pos="1440"/>
        </w:tabs>
        <w:ind w:left="1440" w:hanging="288"/>
      </w:pPr>
      <w:rPr>
        <w:rFonts w:ascii="Symbol" w:hAnsi="Symbol" w:cs="Symbol" w:hint="default"/>
      </w:rPr>
    </w:lvl>
    <w:lvl w:ilvl="1" w:tplc="0409000F">
      <w:start w:val="1"/>
      <w:numFmt w:val="decimal"/>
      <w:lvlText w:val="%2."/>
      <w:lvlJc w:val="left"/>
      <w:pPr>
        <w:tabs>
          <w:tab w:val="num" w:pos="2520"/>
        </w:tabs>
        <w:ind w:left="2520" w:hanging="360"/>
      </w:pPr>
      <w:rPr>
        <w:rFonts w:ascii="Times New Roman" w:hAnsi="Times New Roman" w:cs="Times New Roman" w:hint="default"/>
      </w:rPr>
    </w:lvl>
    <w:lvl w:ilvl="2" w:tplc="04090005">
      <w:start w:val="1"/>
      <w:numFmt w:val="bullet"/>
      <w:lvlText w:val=""/>
      <w:lvlJc w:val="left"/>
      <w:pPr>
        <w:tabs>
          <w:tab w:val="num" w:pos="3240"/>
        </w:tabs>
        <w:ind w:left="3240" w:hanging="360"/>
      </w:pPr>
      <w:rPr>
        <w:rFonts w:ascii="Wingdings" w:hAnsi="Wingdings" w:cs="Wingding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30" w15:restartNumberingAfterBreak="0">
    <w:nsid w:val="31386C9E"/>
    <w:multiLevelType w:val="multilevel"/>
    <w:tmpl w:val="67DA71FE"/>
    <w:lvl w:ilvl="0">
      <w:start w:val="4"/>
      <w:numFmt w:val="decimal"/>
      <w:lvlText w:val="%1"/>
      <w:lvlJc w:val="left"/>
      <w:pPr>
        <w:ind w:left="420" w:hanging="420"/>
      </w:pPr>
      <w:rPr>
        <w:rFonts w:hint="default"/>
      </w:rPr>
    </w:lvl>
    <w:lvl w:ilvl="1">
      <w:start w:val="4"/>
      <w:numFmt w:val="decimal"/>
      <w:lvlText w:val="%1.%2"/>
      <w:lvlJc w:val="left"/>
      <w:pPr>
        <w:ind w:left="564" w:hanging="420"/>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448" w:hanging="1440"/>
      </w:pPr>
      <w:rPr>
        <w:rFonts w:hint="default"/>
      </w:rPr>
    </w:lvl>
    <w:lvl w:ilvl="8">
      <w:start w:val="1"/>
      <w:numFmt w:val="decimal"/>
      <w:lvlText w:val="%1.%2.%3.%4.%5.%6.%7.%8.%9"/>
      <w:lvlJc w:val="left"/>
      <w:pPr>
        <w:ind w:left="2952" w:hanging="1800"/>
      </w:pPr>
      <w:rPr>
        <w:rFonts w:hint="default"/>
      </w:rPr>
    </w:lvl>
  </w:abstractNum>
  <w:abstractNum w:abstractNumId="31" w15:restartNumberingAfterBreak="0">
    <w:nsid w:val="33D1228A"/>
    <w:multiLevelType w:val="multilevel"/>
    <w:tmpl w:val="AD60CFC0"/>
    <w:lvl w:ilvl="0">
      <w:start w:val="1"/>
      <w:numFmt w:val="decimal"/>
      <w:lvlText w:val="%1)"/>
      <w:lvlJc w:val="left"/>
      <w:pPr>
        <w:ind w:left="1080" w:hanging="36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24"/>
        <w:szCs w:val="24"/>
        <w:u w:val="none"/>
        <w:vertAlign w:val="baseline"/>
      </w:rPr>
    </w:lvl>
    <w:lvl w:ilvl="1">
      <w:start w:val="1"/>
      <w:numFmt w:val="lowerLetter"/>
      <w:lvlText w:val="%2."/>
      <w:lvlJc w:val="left"/>
      <w:pPr>
        <w:ind w:left="1987" w:hanging="360"/>
      </w:pPr>
      <w:rPr>
        <w:rFonts w:cs="Times New Roman"/>
      </w:rPr>
    </w:lvl>
    <w:lvl w:ilvl="2">
      <w:start w:val="1"/>
      <w:numFmt w:val="lowerRoman"/>
      <w:lvlText w:val="%3."/>
      <w:lvlJc w:val="right"/>
      <w:pPr>
        <w:ind w:left="2707" w:hanging="180"/>
      </w:pPr>
      <w:rPr>
        <w:rFonts w:cs="Times New Roman"/>
      </w:rPr>
    </w:lvl>
    <w:lvl w:ilvl="3">
      <w:start w:val="1"/>
      <w:numFmt w:val="decimal"/>
      <w:lvlText w:val="%4."/>
      <w:lvlJc w:val="left"/>
      <w:pPr>
        <w:ind w:left="3427" w:hanging="360"/>
      </w:pPr>
      <w:rPr>
        <w:rFonts w:cs="Times New Roman"/>
      </w:rPr>
    </w:lvl>
    <w:lvl w:ilvl="4">
      <w:start w:val="1"/>
      <w:numFmt w:val="lowerLetter"/>
      <w:lvlText w:val="%5."/>
      <w:lvlJc w:val="left"/>
      <w:pPr>
        <w:ind w:left="4147" w:hanging="360"/>
      </w:pPr>
      <w:rPr>
        <w:rFonts w:cs="Times New Roman"/>
      </w:rPr>
    </w:lvl>
    <w:lvl w:ilvl="5">
      <w:start w:val="1"/>
      <w:numFmt w:val="lowerRoman"/>
      <w:lvlText w:val="%6."/>
      <w:lvlJc w:val="right"/>
      <w:pPr>
        <w:ind w:left="4867" w:hanging="180"/>
      </w:pPr>
      <w:rPr>
        <w:rFonts w:cs="Times New Roman"/>
      </w:rPr>
    </w:lvl>
    <w:lvl w:ilvl="6">
      <w:start w:val="1"/>
      <w:numFmt w:val="decimal"/>
      <w:lvlText w:val="%7."/>
      <w:lvlJc w:val="left"/>
      <w:pPr>
        <w:ind w:left="5587" w:hanging="360"/>
      </w:pPr>
      <w:rPr>
        <w:rFonts w:cs="Times New Roman"/>
      </w:rPr>
    </w:lvl>
    <w:lvl w:ilvl="7">
      <w:start w:val="1"/>
      <w:numFmt w:val="lowerLetter"/>
      <w:lvlText w:val="%8."/>
      <w:lvlJc w:val="left"/>
      <w:pPr>
        <w:ind w:left="6307" w:hanging="360"/>
      </w:pPr>
      <w:rPr>
        <w:rFonts w:cs="Times New Roman"/>
      </w:rPr>
    </w:lvl>
    <w:lvl w:ilvl="8">
      <w:start w:val="1"/>
      <w:numFmt w:val="lowerRoman"/>
      <w:lvlText w:val="%9."/>
      <w:lvlJc w:val="right"/>
      <w:pPr>
        <w:ind w:left="7027" w:hanging="180"/>
      </w:pPr>
      <w:rPr>
        <w:rFonts w:cs="Times New Roman"/>
      </w:rPr>
    </w:lvl>
  </w:abstractNum>
  <w:abstractNum w:abstractNumId="32" w15:restartNumberingAfterBreak="0">
    <w:nsid w:val="344A3129"/>
    <w:multiLevelType w:val="hybridMultilevel"/>
    <w:tmpl w:val="62908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4554ECC"/>
    <w:multiLevelType w:val="hybridMultilevel"/>
    <w:tmpl w:val="80E2DB08"/>
    <w:lvl w:ilvl="0" w:tplc="5FF48544">
      <w:start w:val="1"/>
      <w:numFmt w:val="bullet"/>
      <w:lvlText w:val="•"/>
      <w:lvlJc w:val="left"/>
      <w:pPr>
        <w:tabs>
          <w:tab w:val="num" w:pos="720"/>
        </w:tabs>
        <w:ind w:left="720" w:hanging="360"/>
      </w:pPr>
      <w:rPr>
        <w:rFonts w:ascii="Times New Roman" w:hAnsi="Times New Roman" w:hint="default"/>
      </w:rPr>
    </w:lvl>
    <w:lvl w:ilvl="1" w:tplc="23B2D93C" w:tentative="1">
      <w:start w:val="1"/>
      <w:numFmt w:val="bullet"/>
      <w:lvlText w:val="•"/>
      <w:lvlJc w:val="left"/>
      <w:pPr>
        <w:tabs>
          <w:tab w:val="num" w:pos="1440"/>
        </w:tabs>
        <w:ind w:left="1440" w:hanging="360"/>
      </w:pPr>
      <w:rPr>
        <w:rFonts w:ascii="Times New Roman" w:hAnsi="Times New Roman" w:hint="default"/>
      </w:rPr>
    </w:lvl>
    <w:lvl w:ilvl="2" w:tplc="941C8BCC" w:tentative="1">
      <w:start w:val="1"/>
      <w:numFmt w:val="bullet"/>
      <w:lvlText w:val="•"/>
      <w:lvlJc w:val="left"/>
      <w:pPr>
        <w:tabs>
          <w:tab w:val="num" w:pos="2160"/>
        </w:tabs>
        <w:ind w:left="2160" w:hanging="360"/>
      </w:pPr>
      <w:rPr>
        <w:rFonts w:ascii="Times New Roman" w:hAnsi="Times New Roman" w:hint="default"/>
      </w:rPr>
    </w:lvl>
    <w:lvl w:ilvl="3" w:tplc="AD1EE084" w:tentative="1">
      <w:start w:val="1"/>
      <w:numFmt w:val="bullet"/>
      <w:lvlText w:val="•"/>
      <w:lvlJc w:val="left"/>
      <w:pPr>
        <w:tabs>
          <w:tab w:val="num" w:pos="2880"/>
        </w:tabs>
        <w:ind w:left="2880" w:hanging="360"/>
      </w:pPr>
      <w:rPr>
        <w:rFonts w:ascii="Times New Roman" w:hAnsi="Times New Roman" w:hint="default"/>
      </w:rPr>
    </w:lvl>
    <w:lvl w:ilvl="4" w:tplc="AAAACC24" w:tentative="1">
      <w:start w:val="1"/>
      <w:numFmt w:val="bullet"/>
      <w:lvlText w:val="•"/>
      <w:lvlJc w:val="left"/>
      <w:pPr>
        <w:tabs>
          <w:tab w:val="num" w:pos="3600"/>
        </w:tabs>
        <w:ind w:left="3600" w:hanging="360"/>
      </w:pPr>
      <w:rPr>
        <w:rFonts w:ascii="Times New Roman" w:hAnsi="Times New Roman" w:hint="default"/>
      </w:rPr>
    </w:lvl>
    <w:lvl w:ilvl="5" w:tplc="1E807F48" w:tentative="1">
      <w:start w:val="1"/>
      <w:numFmt w:val="bullet"/>
      <w:lvlText w:val="•"/>
      <w:lvlJc w:val="left"/>
      <w:pPr>
        <w:tabs>
          <w:tab w:val="num" w:pos="4320"/>
        </w:tabs>
        <w:ind w:left="4320" w:hanging="360"/>
      </w:pPr>
      <w:rPr>
        <w:rFonts w:ascii="Times New Roman" w:hAnsi="Times New Roman" w:hint="default"/>
      </w:rPr>
    </w:lvl>
    <w:lvl w:ilvl="6" w:tplc="5DEC8F36" w:tentative="1">
      <w:start w:val="1"/>
      <w:numFmt w:val="bullet"/>
      <w:lvlText w:val="•"/>
      <w:lvlJc w:val="left"/>
      <w:pPr>
        <w:tabs>
          <w:tab w:val="num" w:pos="5040"/>
        </w:tabs>
        <w:ind w:left="5040" w:hanging="360"/>
      </w:pPr>
      <w:rPr>
        <w:rFonts w:ascii="Times New Roman" w:hAnsi="Times New Roman" w:hint="default"/>
      </w:rPr>
    </w:lvl>
    <w:lvl w:ilvl="7" w:tplc="A8B84846" w:tentative="1">
      <w:start w:val="1"/>
      <w:numFmt w:val="bullet"/>
      <w:lvlText w:val="•"/>
      <w:lvlJc w:val="left"/>
      <w:pPr>
        <w:tabs>
          <w:tab w:val="num" w:pos="5760"/>
        </w:tabs>
        <w:ind w:left="5760" w:hanging="360"/>
      </w:pPr>
      <w:rPr>
        <w:rFonts w:ascii="Times New Roman" w:hAnsi="Times New Roman" w:hint="default"/>
      </w:rPr>
    </w:lvl>
    <w:lvl w:ilvl="8" w:tplc="09DA7094" w:tentative="1">
      <w:start w:val="1"/>
      <w:numFmt w:val="bullet"/>
      <w:lvlText w:val="•"/>
      <w:lvlJc w:val="left"/>
      <w:pPr>
        <w:tabs>
          <w:tab w:val="num" w:pos="6480"/>
        </w:tabs>
        <w:ind w:left="6480" w:hanging="360"/>
      </w:pPr>
      <w:rPr>
        <w:rFonts w:ascii="Times New Roman" w:hAnsi="Times New Roman" w:hint="default"/>
      </w:rPr>
    </w:lvl>
  </w:abstractNum>
  <w:abstractNum w:abstractNumId="34" w15:restartNumberingAfterBreak="0">
    <w:nsid w:val="34666F47"/>
    <w:multiLevelType w:val="multilevel"/>
    <w:tmpl w:val="AD60CFC0"/>
    <w:styleLink w:val="TPC-ListL1-1ai"/>
    <w:lvl w:ilvl="0">
      <w:start w:val="1"/>
      <w:numFmt w:val="decimal"/>
      <w:lvlText w:val="%1)"/>
      <w:lvlJc w:val="left"/>
      <w:pPr>
        <w:ind w:left="1080" w:hanging="36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24"/>
        <w:szCs w:val="24"/>
        <w:u w:val="none"/>
        <w:vertAlign w:val="baseline"/>
      </w:rPr>
    </w:lvl>
    <w:lvl w:ilvl="1">
      <w:start w:val="1"/>
      <w:numFmt w:val="lowerLetter"/>
      <w:lvlText w:val="%2."/>
      <w:lvlJc w:val="left"/>
      <w:pPr>
        <w:ind w:left="1987" w:hanging="360"/>
      </w:pPr>
      <w:rPr>
        <w:rFonts w:cs="Times New Roman"/>
      </w:rPr>
    </w:lvl>
    <w:lvl w:ilvl="2">
      <w:start w:val="1"/>
      <w:numFmt w:val="lowerRoman"/>
      <w:lvlText w:val="%3."/>
      <w:lvlJc w:val="right"/>
      <w:pPr>
        <w:ind w:left="2707" w:hanging="180"/>
      </w:pPr>
      <w:rPr>
        <w:rFonts w:cs="Times New Roman"/>
      </w:rPr>
    </w:lvl>
    <w:lvl w:ilvl="3">
      <w:start w:val="1"/>
      <w:numFmt w:val="decimal"/>
      <w:lvlText w:val="%4."/>
      <w:lvlJc w:val="left"/>
      <w:pPr>
        <w:ind w:left="3427" w:hanging="360"/>
      </w:pPr>
      <w:rPr>
        <w:rFonts w:cs="Times New Roman"/>
      </w:rPr>
    </w:lvl>
    <w:lvl w:ilvl="4">
      <w:start w:val="1"/>
      <w:numFmt w:val="lowerLetter"/>
      <w:lvlText w:val="%5."/>
      <w:lvlJc w:val="left"/>
      <w:pPr>
        <w:ind w:left="4147" w:hanging="360"/>
      </w:pPr>
      <w:rPr>
        <w:rFonts w:cs="Times New Roman"/>
      </w:rPr>
    </w:lvl>
    <w:lvl w:ilvl="5">
      <w:start w:val="1"/>
      <w:numFmt w:val="lowerRoman"/>
      <w:lvlText w:val="%6."/>
      <w:lvlJc w:val="right"/>
      <w:pPr>
        <w:ind w:left="4867" w:hanging="180"/>
      </w:pPr>
      <w:rPr>
        <w:rFonts w:cs="Times New Roman"/>
      </w:rPr>
    </w:lvl>
    <w:lvl w:ilvl="6">
      <w:start w:val="1"/>
      <w:numFmt w:val="decimal"/>
      <w:lvlText w:val="%7."/>
      <w:lvlJc w:val="left"/>
      <w:pPr>
        <w:ind w:left="5587" w:hanging="360"/>
      </w:pPr>
      <w:rPr>
        <w:rFonts w:cs="Times New Roman"/>
      </w:rPr>
    </w:lvl>
    <w:lvl w:ilvl="7">
      <w:start w:val="1"/>
      <w:numFmt w:val="lowerLetter"/>
      <w:lvlText w:val="%8."/>
      <w:lvlJc w:val="left"/>
      <w:pPr>
        <w:ind w:left="6307" w:hanging="360"/>
      </w:pPr>
      <w:rPr>
        <w:rFonts w:cs="Times New Roman"/>
      </w:rPr>
    </w:lvl>
    <w:lvl w:ilvl="8">
      <w:start w:val="1"/>
      <w:numFmt w:val="lowerRoman"/>
      <w:lvlText w:val="%9."/>
      <w:lvlJc w:val="right"/>
      <w:pPr>
        <w:ind w:left="7027" w:hanging="180"/>
      </w:pPr>
      <w:rPr>
        <w:rFonts w:cs="Times New Roman"/>
      </w:rPr>
    </w:lvl>
  </w:abstractNum>
  <w:abstractNum w:abstractNumId="35" w15:restartNumberingAfterBreak="0">
    <w:nsid w:val="36B86535"/>
    <w:multiLevelType w:val="hybridMultilevel"/>
    <w:tmpl w:val="FE1E5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9177359"/>
    <w:multiLevelType w:val="hybridMultilevel"/>
    <w:tmpl w:val="D83C1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BA737EC"/>
    <w:multiLevelType w:val="hybridMultilevel"/>
    <w:tmpl w:val="53205716"/>
    <w:lvl w:ilvl="0" w:tplc="FFFFFFFF">
      <w:start w:val="1"/>
      <w:numFmt w:val="decimal"/>
      <w:pStyle w:val="Caption"/>
      <w:lvlText w:val="Table %1: "/>
      <w:lvlJc w:val="center"/>
      <w:pPr>
        <w:tabs>
          <w:tab w:val="num" w:pos="648"/>
        </w:tabs>
        <w:ind w:left="648" w:hanging="648"/>
      </w:pPr>
      <w:rPr>
        <w:rFonts w:ascii="Arial" w:hAnsi="Arial" w:cs="Arial" w:hint="default"/>
        <w:b/>
        <w:bCs/>
        <w:i w:val="0"/>
        <w:iCs w:val="0"/>
        <w:sz w:val="20"/>
        <w:szCs w:val="20"/>
      </w:rPr>
    </w:lvl>
    <w:lvl w:ilvl="1" w:tplc="FFFFFFFF">
      <w:start w:val="1"/>
      <w:numFmt w:val="lowerLetter"/>
      <w:lvlText w:val="%2."/>
      <w:lvlJc w:val="left"/>
      <w:pPr>
        <w:tabs>
          <w:tab w:val="num" w:pos="990"/>
        </w:tabs>
        <w:ind w:left="990" w:hanging="360"/>
      </w:pPr>
      <w:rPr>
        <w:rFonts w:ascii="Times New Roman" w:hAnsi="Times New Roman" w:cs="Times New Roman"/>
      </w:rPr>
    </w:lvl>
    <w:lvl w:ilvl="2" w:tplc="FFFFFFFF">
      <w:start w:val="1"/>
      <w:numFmt w:val="lowerRoman"/>
      <w:lvlText w:val="%3."/>
      <w:lvlJc w:val="right"/>
      <w:pPr>
        <w:tabs>
          <w:tab w:val="num" w:pos="1710"/>
        </w:tabs>
        <w:ind w:left="1710" w:hanging="180"/>
      </w:pPr>
      <w:rPr>
        <w:rFonts w:ascii="Times New Roman" w:hAnsi="Times New Roman" w:cs="Times New Roman"/>
      </w:rPr>
    </w:lvl>
    <w:lvl w:ilvl="3" w:tplc="FFFFFFFF">
      <w:start w:val="1"/>
      <w:numFmt w:val="decimal"/>
      <w:lvlText w:val="%4."/>
      <w:lvlJc w:val="left"/>
      <w:pPr>
        <w:tabs>
          <w:tab w:val="num" w:pos="2430"/>
        </w:tabs>
        <w:ind w:left="2430" w:hanging="360"/>
      </w:pPr>
      <w:rPr>
        <w:rFonts w:ascii="Times New Roman" w:hAnsi="Times New Roman" w:cs="Times New Roman"/>
      </w:rPr>
    </w:lvl>
    <w:lvl w:ilvl="4" w:tplc="FFFFFFFF">
      <w:start w:val="1"/>
      <w:numFmt w:val="lowerLetter"/>
      <w:lvlText w:val="%5."/>
      <w:lvlJc w:val="left"/>
      <w:pPr>
        <w:tabs>
          <w:tab w:val="num" w:pos="3150"/>
        </w:tabs>
        <w:ind w:left="3150" w:hanging="360"/>
      </w:pPr>
      <w:rPr>
        <w:rFonts w:ascii="Times New Roman" w:hAnsi="Times New Roman" w:cs="Times New Roman"/>
      </w:rPr>
    </w:lvl>
    <w:lvl w:ilvl="5" w:tplc="FFFFFFFF">
      <w:start w:val="1"/>
      <w:numFmt w:val="lowerRoman"/>
      <w:lvlText w:val="%6."/>
      <w:lvlJc w:val="right"/>
      <w:pPr>
        <w:tabs>
          <w:tab w:val="num" w:pos="3870"/>
        </w:tabs>
        <w:ind w:left="3870" w:hanging="180"/>
      </w:pPr>
      <w:rPr>
        <w:rFonts w:ascii="Times New Roman" w:hAnsi="Times New Roman" w:cs="Times New Roman"/>
      </w:rPr>
    </w:lvl>
    <w:lvl w:ilvl="6" w:tplc="FFFFFFFF">
      <w:start w:val="1"/>
      <w:numFmt w:val="decimal"/>
      <w:lvlText w:val="%7."/>
      <w:lvlJc w:val="left"/>
      <w:pPr>
        <w:tabs>
          <w:tab w:val="num" w:pos="4590"/>
        </w:tabs>
        <w:ind w:left="4590" w:hanging="360"/>
      </w:pPr>
      <w:rPr>
        <w:rFonts w:ascii="Times New Roman" w:hAnsi="Times New Roman" w:cs="Times New Roman"/>
      </w:rPr>
    </w:lvl>
    <w:lvl w:ilvl="7" w:tplc="FFFFFFFF">
      <w:start w:val="1"/>
      <w:numFmt w:val="lowerLetter"/>
      <w:lvlText w:val="%8."/>
      <w:lvlJc w:val="left"/>
      <w:pPr>
        <w:tabs>
          <w:tab w:val="num" w:pos="5310"/>
        </w:tabs>
        <w:ind w:left="5310" w:hanging="360"/>
      </w:pPr>
      <w:rPr>
        <w:rFonts w:ascii="Times New Roman" w:hAnsi="Times New Roman" w:cs="Times New Roman"/>
      </w:rPr>
    </w:lvl>
    <w:lvl w:ilvl="8" w:tplc="FFFFFFFF">
      <w:start w:val="1"/>
      <w:numFmt w:val="lowerRoman"/>
      <w:lvlText w:val="%9."/>
      <w:lvlJc w:val="right"/>
      <w:pPr>
        <w:tabs>
          <w:tab w:val="num" w:pos="6030"/>
        </w:tabs>
        <w:ind w:left="6030" w:hanging="180"/>
      </w:pPr>
      <w:rPr>
        <w:rFonts w:ascii="Times New Roman" w:hAnsi="Times New Roman" w:cs="Times New Roman"/>
      </w:rPr>
    </w:lvl>
  </w:abstractNum>
  <w:abstractNum w:abstractNumId="38" w15:restartNumberingAfterBreak="0">
    <w:nsid w:val="3BDD4A45"/>
    <w:multiLevelType w:val="multilevel"/>
    <w:tmpl w:val="1070158E"/>
    <w:lvl w:ilvl="0">
      <w:start w:val="5"/>
      <w:numFmt w:val="decimal"/>
      <w:lvlText w:val="%1"/>
      <w:lvlJc w:val="left"/>
      <w:pPr>
        <w:ind w:left="420" w:hanging="420"/>
      </w:pPr>
      <w:rPr>
        <w:rFonts w:hint="default"/>
      </w:rPr>
    </w:lvl>
    <w:lvl w:ilvl="1">
      <w:start w:val="1"/>
      <w:numFmt w:val="decimal"/>
      <w:lvlText w:val="%1.%2"/>
      <w:lvlJc w:val="left"/>
      <w:pPr>
        <w:ind w:left="492" w:hanging="42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936" w:hanging="72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1944" w:hanging="1440"/>
      </w:pPr>
      <w:rPr>
        <w:rFonts w:hint="default"/>
      </w:rPr>
    </w:lvl>
    <w:lvl w:ilvl="8">
      <w:start w:val="1"/>
      <w:numFmt w:val="decimal"/>
      <w:lvlText w:val="%1.%2.%3.%4.%5.%6.%7.%8.%9"/>
      <w:lvlJc w:val="left"/>
      <w:pPr>
        <w:ind w:left="2376" w:hanging="1800"/>
      </w:pPr>
      <w:rPr>
        <w:rFonts w:hint="default"/>
      </w:rPr>
    </w:lvl>
  </w:abstractNum>
  <w:abstractNum w:abstractNumId="39" w15:restartNumberingAfterBreak="0">
    <w:nsid w:val="3CA37CDD"/>
    <w:multiLevelType w:val="hybridMultilevel"/>
    <w:tmpl w:val="E6E69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E022191"/>
    <w:multiLevelType w:val="multilevel"/>
    <w:tmpl w:val="C0CE1830"/>
    <w:lvl w:ilvl="0">
      <w:start w:val="4"/>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422C5C1A"/>
    <w:multiLevelType w:val="hybridMultilevel"/>
    <w:tmpl w:val="52E80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2C41607"/>
    <w:multiLevelType w:val="singleLevel"/>
    <w:tmpl w:val="ED604242"/>
    <w:lvl w:ilvl="0">
      <w:start w:val="1"/>
      <w:numFmt w:val="none"/>
      <w:pStyle w:val="TPCNL"/>
      <w:lvlText w:val="6."/>
      <w:lvlJc w:val="left"/>
      <w:pPr>
        <w:tabs>
          <w:tab w:val="num" w:pos="1440"/>
        </w:tabs>
        <w:ind w:left="1440" w:hanging="360"/>
      </w:pPr>
      <w:rPr>
        <w:rFonts w:hint="default"/>
      </w:rPr>
    </w:lvl>
  </w:abstractNum>
  <w:abstractNum w:abstractNumId="43" w15:restartNumberingAfterBreak="0">
    <w:nsid w:val="43FB3F3A"/>
    <w:multiLevelType w:val="hybridMultilevel"/>
    <w:tmpl w:val="0B9CC0E4"/>
    <w:lvl w:ilvl="0" w:tplc="6DB657C4">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402312A"/>
    <w:multiLevelType w:val="hybridMultilevel"/>
    <w:tmpl w:val="9CF87A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40F287B"/>
    <w:multiLevelType w:val="hybridMultilevel"/>
    <w:tmpl w:val="7C9CF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4454AAE"/>
    <w:multiLevelType w:val="hybridMultilevel"/>
    <w:tmpl w:val="6CF208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4DE459F"/>
    <w:multiLevelType w:val="hybridMultilevel"/>
    <w:tmpl w:val="4BEE79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5E46F2D"/>
    <w:multiLevelType w:val="multilevel"/>
    <w:tmpl w:val="1EFE4374"/>
    <w:lvl w:ilvl="0">
      <w:numFmt w:val="decimal"/>
      <w:pStyle w:val="TPC-ClauseL1-Title"/>
      <w:suff w:val="space"/>
      <w:lvlText w:val="Clause %1  -- "/>
      <w:lvlJc w:val="left"/>
      <w:pPr>
        <w:ind w:left="-180" w:hanging="7"/>
      </w:pPr>
      <w:rPr>
        <w:rFonts w:cs="Times New Roman" w:hint="default"/>
      </w:rPr>
    </w:lvl>
    <w:lvl w:ilvl="1">
      <w:start w:val="1"/>
      <w:numFmt w:val="decimal"/>
      <w:pStyle w:val="TPC-ClauseL2-Title"/>
      <w:lvlText w:val="%1.%2"/>
      <w:lvlJc w:val="left"/>
      <w:pPr>
        <w:tabs>
          <w:tab w:val="num" w:pos="360"/>
        </w:tabs>
        <w:ind w:left="0" w:firstLine="0"/>
      </w:pPr>
      <w:rPr>
        <w:rFonts w:cs="Times New Roman" w:hint="default"/>
        <w:b w:val="0"/>
        <w:bCs w:val="0"/>
        <w:i w:val="0"/>
        <w:iCs w:val="0"/>
        <w:caps w:val="0"/>
        <w:smallCaps w:val="0"/>
        <w:strike w:val="0"/>
        <w:dstrike w:val="0"/>
        <w:vanish w:val="0"/>
        <w:color w:val="auto"/>
        <w:spacing w:val="0"/>
        <w:kern w:val="0"/>
        <w:position w:val="0"/>
        <w:u w:val="none"/>
        <w:vertAlign w:val="baseline"/>
      </w:rPr>
    </w:lvl>
    <w:lvl w:ilvl="2">
      <w:start w:val="1"/>
      <w:numFmt w:val="decimal"/>
      <w:pStyle w:val="TPC-ClauseL3-Title"/>
      <w:lvlText w:val="%1.%2.%3"/>
      <w:lvlJc w:val="left"/>
      <w:pPr>
        <w:tabs>
          <w:tab w:val="num" w:pos="360"/>
        </w:tabs>
        <w:ind w:left="0" w:firstLine="0"/>
      </w:pPr>
      <w:rPr>
        <w:rFonts w:cs="Times New Roman" w:hint="default"/>
        <w:b w:val="0"/>
        <w:bCs w:val="0"/>
        <w:i w:val="0"/>
        <w:iCs w:val="0"/>
        <w:caps w:val="0"/>
        <w:smallCaps w:val="0"/>
        <w:strike w:val="0"/>
        <w:dstrike w:val="0"/>
        <w:vanish w:val="0"/>
        <w:color w:val="auto"/>
        <w:spacing w:val="0"/>
        <w:kern w:val="0"/>
        <w:position w:val="0"/>
        <w:u w:val="none"/>
        <w:vertAlign w:val="baseline"/>
      </w:rPr>
    </w:lvl>
    <w:lvl w:ilvl="3">
      <w:start w:val="1"/>
      <w:numFmt w:val="decimal"/>
      <w:pStyle w:val="TPC-ClauseL4-Title"/>
      <w:lvlText w:val="%1.%2.%3.%4"/>
      <w:lvlJc w:val="left"/>
      <w:pPr>
        <w:tabs>
          <w:tab w:val="num" w:pos="0"/>
        </w:tabs>
        <w:ind w:left="0" w:firstLine="0"/>
      </w:pPr>
      <w:rPr>
        <w:rFonts w:cs="Times New Roman" w:hint="default"/>
        <w:sz w:val="20"/>
        <w:szCs w:val="20"/>
      </w:rPr>
    </w:lvl>
    <w:lvl w:ilvl="4">
      <w:start w:val="1"/>
      <w:numFmt w:val="decimal"/>
      <w:pStyle w:val="TPC-ClauseFigure-Caption"/>
      <w:suff w:val="space"/>
      <w:lvlText w:val="%1.%2.%3.%4.%5"/>
      <w:lvlJc w:val="left"/>
      <w:pPr>
        <w:ind w:left="0" w:firstLine="0"/>
      </w:pPr>
      <w:rPr>
        <w:rFonts w:cs="Times New Roman" w:hint="default"/>
      </w:rPr>
    </w:lvl>
    <w:lvl w:ilvl="5">
      <w:start w:val="1"/>
      <w:numFmt w:val="none"/>
      <w:lvlText w:val=""/>
      <w:lvlJc w:val="left"/>
      <w:pPr>
        <w:tabs>
          <w:tab w:val="num" w:pos="3780"/>
        </w:tabs>
        <w:ind w:left="3420" w:firstLine="0"/>
      </w:pPr>
      <w:rPr>
        <w:rFonts w:cs="Times New Roman" w:hint="default"/>
      </w:rPr>
    </w:lvl>
    <w:lvl w:ilvl="6">
      <w:start w:val="1"/>
      <w:numFmt w:val="none"/>
      <w:lvlText w:val=""/>
      <w:lvlJc w:val="left"/>
      <w:pPr>
        <w:tabs>
          <w:tab w:val="num" w:pos="4500"/>
        </w:tabs>
        <w:ind w:left="4140" w:firstLine="0"/>
      </w:pPr>
      <w:rPr>
        <w:rFonts w:cs="Times New Roman" w:hint="default"/>
      </w:rPr>
    </w:lvl>
    <w:lvl w:ilvl="7">
      <w:start w:val="1"/>
      <w:numFmt w:val="none"/>
      <w:lvlText w:val=""/>
      <w:lvlJc w:val="left"/>
      <w:pPr>
        <w:tabs>
          <w:tab w:val="num" w:pos="5220"/>
        </w:tabs>
        <w:ind w:left="4860" w:firstLine="0"/>
      </w:pPr>
      <w:rPr>
        <w:rFonts w:cs="Times New Roman" w:hint="default"/>
      </w:rPr>
    </w:lvl>
    <w:lvl w:ilvl="8">
      <w:start w:val="1"/>
      <w:numFmt w:val="none"/>
      <w:lvlText w:val=""/>
      <w:lvlJc w:val="left"/>
      <w:pPr>
        <w:tabs>
          <w:tab w:val="num" w:pos="5940"/>
        </w:tabs>
        <w:ind w:left="5580" w:firstLine="0"/>
      </w:pPr>
      <w:rPr>
        <w:rFonts w:cs="Times New Roman" w:hint="default"/>
      </w:rPr>
    </w:lvl>
  </w:abstractNum>
  <w:abstractNum w:abstractNumId="49" w15:restartNumberingAfterBreak="0">
    <w:nsid w:val="47886FC1"/>
    <w:multiLevelType w:val="multilevel"/>
    <w:tmpl w:val="16A07D8A"/>
    <w:lvl w:ilvl="0">
      <w:start w:val="7"/>
      <w:numFmt w:val="decimal"/>
      <w:lvlText w:val="%1"/>
      <w:lvlJc w:val="left"/>
      <w:pPr>
        <w:ind w:left="420" w:hanging="420"/>
      </w:pPr>
      <w:rPr>
        <w:rFonts w:hint="default"/>
      </w:rPr>
    </w:lvl>
    <w:lvl w:ilvl="1">
      <w:start w:val="9"/>
      <w:numFmt w:val="decimal"/>
      <w:lvlText w:val="%1.%2"/>
      <w:lvlJc w:val="left"/>
      <w:pPr>
        <w:ind w:left="780" w:hanging="4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494C3D14"/>
    <w:multiLevelType w:val="multilevel"/>
    <w:tmpl w:val="B02C1FC2"/>
    <w:lvl w:ilvl="0">
      <w:start w:val="7"/>
      <w:numFmt w:val="decimal"/>
      <w:lvlText w:val="%1"/>
      <w:lvlJc w:val="left"/>
      <w:pPr>
        <w:ind w:left="528" w:hanging="528"/>
      </w:pPr>
      <w:rPr>
        <w:rFonts w:hint="default"/>
      </w:rPr>
    </w:lvl>
    <w:lvl w:ilvl="1">
      <w:start w:val="11"/>
      <w:numFmt w:val="decimal"/>
      <w:lvlText w:val="%1.%2"/>
      <w:lvlJc w:val="left"/>
      <w:pPr>
        <w:ind w:left="528" w:hanging="528"/>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1" w15:restartNumberingAfterBreak="0">
    <w:nsid w:val="4A6A11DF"/>
    <w:multiLevelType w:val="multilevel"/>
    <w:tmpl w:val="99FA7B96"/>
    <w:lvl w:ilvl="0">
      <w:start w:val="7"/>
      <w:numFmt w:val="decimal"/>
      <w:lvlText w:val="%1"/>
      <w:lvlJc w:val="left"/>
      <w:pPr>
        <w:ind w:left="408" w:hanging="408"/>
      </w:pPr>
      <w:rPr>
        <w:rFonts w:hint="default"/>
      </w:rPr>
    </w:lvl>
    <w:lvl w:ilvl="1">
      <w:start w:val="7"/>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2" w15:restartNumberingAfterBreak="0">
    <w:nsid w:val="4B570F16"/>
    <w:multiLevelType w:val="hybridMultilevel"/>
    <w:tmpl w:val="B1440D10"/>
    <w:lvl w:ilvl="0" w:tplc="242C32D8">
      <w:start w:val="1"/>
      <w:numFmt w:val="decimal"/>
      <w:pStyle w:val="Numbered"/>
      <w:lvlText w:val="%1."/>
      <w:lvlJc w:val="left"/>
      <w:pPr>
        <w:tabs>
          <w:tab w:val="num" w:pos="1080"/>
        </w:tabs>
        <w:ind w:left="1080" w:hanging="360"/>
      </w:pPr>
      <w:rPr>
        <w:rFonts w:hint="default"/>
        <w:vertAlign w:val="baseline"/>
      </w:rPr>
    </w:lvl>
    <w:lvl w:ilvl="1" w:tplc="04090003">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53" w15:restartNumberingAfterBreak="0">
    <w:nsid w:val="4E8051A7"/>
    <w:multiLevelType w:val="multilevel"/>
    <w:tmpl w:val="CDCCBBCA"/>
    <w:styleLink w:val="StyleBulleted"/>
    <w:lvl w:ilvl="0">
      <w:start w:val="1"/>
      <w:numFmt w:val="bullet"/>
      <w:lvlText w:val=""/>
      <w:lvlJc w:val="left"/>
      <w:pPr>
        <w:tabs>
          <w:tab w:val="num" w:pos="1440"/>
        </w:tabs>
        <w:ind w:left="1440" w:hanging="720"/>
      </w:pPr>
      <w:rPr>
        <w:rFonts w:ascii="Symbol" w:hAnsi="Symbol" w:hint="default"/>
      </w:rPr>
    </w:lvl>
    <w:lvl w:ilvl="1">
      <w:start w:val="1"/>
      <w:numFmt w:val="bullet"/>
      <w:lvlText w:val="o"/>
      <w:lvlJc w:val="left"/>
      <w:pPr>
        <w:tabs>
          <w:tab w:val="num" w:pos="1440"/>
        </w:tabs>
        <w:ind w:left="1800" w:hanging="360"/>
      </w:pPr>
      <w:rPr>
        <w:rFonts w:ascii="Courier New" w:hAnsi="Courier New"/>
        <w:szCs w:val="24"/>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503E218B"/>
    <w:multiLevelType w:val="multilevel"/>
    <w:tmpl w:val="EE329A4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5" w15:restartNumberingAfterBreak="0">
    <w:nsid w:val="5072737A"/>
    <w:multiLevelType w:val="hybridMultilevel"/>
    <w:tmpl w:val="A88C9A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50C71B88"/>
    <w:multiLevelType w:val="hybridMultilevel"/>
    <w:tmpl w:val="3C74B95A"/>
    <w:lvl w:ilvl="0" w:tplc="4DDEBC86">
      <w:start w:val="1"/>
      <w:numFmt w:val="bullet"/>
      <w:pStyle w:val="Bulletlist0"/>
      <w:lvlText w:val=""/>
      <w:lvlJc w:val="left"/>
      <w:pPr>
        <w:tabs>
          <w:tab w:val="num" w:pos="432"/>
        </w:tabs>
        <w:ind w:left="432" w:hanging="288"/>
      </w:pPr>
      <w:rPr>
        <w:rFonts w:ascii="Symbol" w:hAnsi="Symbol" w:cs="Symbol" w:hint="default"/>
      </w:rPr>
    </w:lvl>
    <w:lvl w:ilvl="1" w:tplc="04090003">
      <w:start w:val="1"/>
      <w:numFmt w:val="bullet"/>
      <w:lvlText w:val="o"/>
      <w:lvlJc w:val="left"/>
      <w:pPr>
        <w:tabs>
          <w:tab w:val="num" w:pos="144"/>
        </w:tabs>
        <w:ind w:left="144" w:hanging="360"/>
      </w:pPr>
      <w:rPr>
        <w:rFonts w:ascii="Courier New" w:hAnsi="Courier New" w:cs="Courier New" w:hint="default"/>
      </w:rPr>
    </w:lvl>
    <w:lvl w:ilvl="2" w:tplc="04090005">
      <w:start w:val="1"/>
      <w:numFmt w:val="bullet"/>
      <w:lvlText w:val=""/>
      <w:lvlJc w:val="left"/>
      <w:pPr>
        <w:tabs>
          <w:tab w:val="num" w:pos="864"/>
        </w:tabs>
        <w:ind w:left="864" w:hanging="360"/>
      </w:pPr>
      <w:rPr>
        <w:rFonts w:ascii="Wingdings" w:hAnsi="Wingdings" w:cs="Wingdings" w:hint="default"/>
      </w:rPr>
    </w:lvl>
    <w:lvl w:ilvl="3" w:tplc="04090001">
      <w:start w:val="1"/>
      <w:numFmt w:val="bullet"/>
      <w:lvlText w:val=""/>
      <w:lvlJc w:val="left"/>
      <w:pPr>
        <w:tabs>
          <w:tab w:val="num" w:pos="1584"/>
        </w:tabs>
        <w:ind w:left="1584" w:hanging="360"/>
      </w:pPr>
      <w:rPr>
        <w:rFonts w:ascii="Symbol" w:hAnsi="Symbol" w:cs="Symbol" w:hint="default"/>
      </w:rPr>
    </w:lvl>
    <w:lvl w:ilvl="4" w:tplc="04090003">
      <w:start w:val="1"/>
      <w:numFmt w:val="bullet"/>
      <w:lvlText w:val="o"/>
      <w:lvlJc w:val="left"/>
      <w:pPr>
        <w:tabs>
          <w:tab w:val="num" w:pos="2304"/>
        </w:tabs>
        <w:ind w:left="2304" w:hanging="360"/>
      </w:pPr>
      <w:rPr>
        <w:rFonts w:ascii="Courier New" w:hAnsi="Courier New" w:cs="Courier New" w:hint="default"/>
      </w:rPr>
    </w:lvl>
    <w:lvl w:ilvl="5" w:tplc="04090005">
      <w:start w:val="1"/>
      <w:numFmt w:val="bullet"/>
      <w:lvlText w:val=""/>
      <w:lvlJc w:val="left"/>
      <w:pPr>
        <w:tabs>
          <w:tab w:val="num" w:pos="3024"/>
        </w:tabs>
        <w:ind w:left="3024" w:hanging="360"/>
      </w:pPr>
      <w:rPr>
        <w:rFonts w:ascii="Wingdings" w:hAnsi="Wingdings" w:cs="Wingdings" w:hint="default"/>
      </w:rPr>
    </w:lvl>
    <w:lvl w:ilvl="6" w:tplc="04090001">
      <w:start w:val="1"/>
      <w:numFmt w:val="bullet"/>
      <w:lvlText w:val=""/>
      <w:lvlJc w:val="left"/>
      <w:pPr>
        <w:tabs>
          <w:tab w:val="num" w:pos="3744"/>
        </w:tabs>
        <w:ind w:left="3744" w:hanging="360"/>
      </w:pPr>
      <w:rPr>
        <w:rFonts w:ascii="Symbol" w:hAnsi="Symbol" w:cs="Symbol" w:hint="default"/>
      </w:rPr>
    </w:lvl>
    <w:lvl w:ilvl="7" w:tplc="04090003">
      <w:start w:val="1"/>
      <w:numFmt w:val="bullet"/>
      <w:lvlText w:val="o"/>
      <w:lvlJc w:val="left"/>
      <w:pPr>
        <w:tabs>
          <w:tab w:val="num" w:pos="4464"/>
        </w:tabs>
        <w:ind w:left="4464" w:hanging="360"/>
      </w:pPr>
      <w:rPr>
        <w:rFonts w:ascii="Courier New" w:hAnsi="Courier New" w:cs="Courier New" w:hint="default"/>
      </w:rPr>
    </w:lvl>
    <w:lvl w:ilvl="8" w:tplc="04090005">
      <w:start w:val="1"/>
      <w:numFmt w:val="bullet"/>
      <w:lvlText w:val=""/>
      <w:lvlJc w:val="left"/>
      <w:pPr>
        <w:tabs>
          <w:tab w:val="num" w:pos="5184"/>
        </w:tabs>
        <w:ind w:left="5184" w:hanging="360"/>
      </w:pPr>
      <w:rPr>
        <w:rFonts w:ascii="Wingdings" w:hAnsi="Wingdings" w:cs="Wingdings" w:hint="default"/>
      </w:rPr>
    </w:lvl>
  </w:abstractNum>
  <w:abstractNum w:abstractNumId="57" w15:restartNumberingAfterBreak="0">
    <w:nsid w:val="519333B1"/>
    <w:multiLevelType w:val="multilevel"/>
    <w:tmpl w:val="9BC440E6"/>
    <w:lvl w:ilvl="0">
      <w:start w:val="5"/>
      <w:numFmt w:val="decimal"/>
      <w:lvlText w:val="%1"/>
      <w:lvlJc w:val="left"/>
      <w:pPr>
        <w:ind w:left="420" w:hanging="420"/>
      </w:pPr>
      <w:rPr>
        <w:rFonts w:hint="default"/>
      </w:rPr>
    </w:lvl>
    <w:lvl w:ilvl="1">
      <w:start w:val="5"/>
      <w:numFmt w:val="decimal"/>
      <w:lvlText w:val="%1.%2"/>
      <w:lvlJc w:val="left"/>
      <w:pPr>
        <w:ind w:left="564" w:hanging="420"/>
      </w:pPr>
      <w:rPr>
        <w:rFonts w:hint="default"/>
      </w:rPr>
    </w:lvl>
    <w:lvl w:ilvl="2">
      <w:start w:val="1"/>
      <w:numFmt w:val="decimal"/>
      <w:lvlText w:val="%1.%2.%3"/>
      <w:lvlJc w:val="left"/>
      <w:pPr>
        <w:ind w:left="1008" w:hanging="720"/>
      </w:pPr>
      <w:rPr>
        <w:rFonts w:hint="default"/>
        <w:b w:val="0"/>
      </w:rPr>
    </w:lvl>
    <w:lvl w:ilvl="3">
      <w:start w:val="1"/>
      <w:numFmt w:val="decimal"/>
      <w:lvlText w:val="%1.%2.%3.%4"/>
      <w:lvlJc w:val="left"/>
      <w:pPr>
        <w:ind w:left="1152" w:hanging="72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448" w:hanging="1440"/>
      </w:pPr>
      <w:rPr>
        <w:rFonts w:hint="default"/>
      </w:rPr>
    </w:lvl>
    <w:lvl w:ilvl="8">
      <w:start w:val="1"/>
      <w:numFmt w:val="decimal"/>
      <w:lvlText w:val="%1.%2.%3.%4.%5.%6.%7.%8.%9"/>
      <w:lvlJc w:val="left"/>
      <w:pPr>
        <w:ind w:left="2952" w:hanging="1800"/>
      </w:pPr>
      <w:rPr>
        <w:rFonts w:hint="default"/>
      </w:rPr>
    </w:lvl>
  </w:abstractNum>
  <w:abstractNum w:abstractNumId="58" w15:restartNumberingAfterBreak="0">
    <w:nsid w:val="534A0691"/>
    <w:multiLevelType w:val="multilevel"/>
    <w:tmpl w:val="230E4C5A"/>
    <w:lvl w:ilvl="0">
      <w:start w:val="7"/>
      <w:numFmt w:val="decimal"/>
      <w:lvlText w:val="%1"/>
      <w:lvlJc w:val="left"/>
      <w:pPr>
        <w:ind w:left="420" w:hanging="420"/>
      </w:pPr>
      <w:rPr>
        <w:rFonts w:hint="default"/>
      </w:rPr>
    </w:lvl>
    <w:lvl w:ilvl="1">
      <w:start w:val="6"/>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9" w15:restartNumberingAfterBreak="0">
    <w:nsid w:val="544762E4"/>
    <w:multiLevelType w:val="hybridMultilevel"/>
    <w:tmpl w:val="467671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0" w15:restartNumberingAfterBreak="0">
    <w:nsid w:val="54E819DA"/>
    <w:multiLevelType w:val="hybridMultilevel"/>
    <w:tmpl w:val="ED161B0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51A1896"/>
    <w:multiLevelType w:val="multilevel"/>
    <w:tmpl w:val="EA0EC436"/>
    <w:lvl w:ilvl="0">
      <w:start w:val="8"/>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2" w15:restartNumberingAfterBreak="0">
    <w:nsid w:val="55D64AF2"/>
    <w:multiLevelType w:val="hybridMultilevel"/>
    <w:tmpl w:val="67243E6A"/>
    <w:lvl w:ilvl="0" w:tplc="03A64B5C">
      <w:start w:val="1"/>
      <w:numFmt w:val="decimal"/>
      <w:lvlText w:val="7.5.%1"/>
      <w:lvlJc w:val="left"/>
      <w:pPr>
        <w:ind w:left="360" w:hanging="360"/>
      </w:pPr>
      <w:rPr>
        <w:rFonts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63" w15:restartNumberingAfterBreak="0">
    <w:nsid w:val="5CE20657"/>
    <w:multiLevelType w:val="hybridMultilevel"/>
    <w:tmpl w:val="ADE255D4"/>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64" w15:restartNumberingAfterBreak="0">
    <w:nsid w:val="5FBA2A1C"/>
    <w:multiLevelType w:val="multilevel"/>
    <w:tmpl w:val="5338098E"/>
    <w:lvl w:ilvl="0">
      <w:start w:val="7"/>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5" w15:restartNumberingAfterBreak="0">
    <w:nsid w:val="600D1695"/>
    <w:multiLevelType w:val="multilevel"/>
    <w:tmpl w:val="F4C0333A"/>
    <w:lvl w:ilvl="0">
      <w:start w:val="7"/>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6" w15:restartNumberingAfterBreak="0">
    <w:nsid w:val="60AF6434"/>
    <w:multiLevelType w:val="hybridMultilevel"/>
    <w:tmpl w:val="E2CC4B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1B0769C"/>
    <w:multiLevelType w:val="hybridMultilevel"/>
    <w:tmpl w:val="A51E167E"/>
    <w:lvl w:ilvl="0" w:tplc="4600E15E">
      <w:start w:val="1"/>
      <w:numFmt w:val="bullet"/>
      <w:pStyle w:val="es-TableCell-Center"/>
      <w:lvlText w:val=""/>
      <w:lvlJc w:val="left"/>
      <w:pPr>
        <w:tabs>
          <w:tab w:val="num" w:pos="1584"/>
        </w:tabs>
        <w:ind w:left="1584" w:hanging="360"/>
      </w:pPr>
      <w:rPr>
        <w:rFonts w:ascii="Wingdings" w:hAnsi="Wingdings" w:cs="Wingdings"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68" w15:restartNumberingAfterBreak="0">
    <w:nsid w:val="62522F9D"/>
    <w:multiLevelType w:val="multilevel"/>
    <w:tmpl w:val="1D64082E"/>
    <w:lvl w:ilvl="0">
      <w:numFmt w:val="decimal"/>
      <w:lvlText w:val="%1"/>
      <w:lvlJc w:val="left"/>
      <w:pPr>
        <w:tabs>
          <w:tab w:val="num" w:pos="3852"/>
        </w:tabs>
        <w:ind w:left="3852" w:hanging="432"/>
      </w:pPr>
      <w:rPr>
        <w:rFonts w:ascii="Times New Roman" w:hAnsi="Times New Roman" w:cs="Times New Roman" w:hint="default"/>
      </w:rPr>
    </w:lvl>
    <w:lvl w:ilvl="1">
      <w:start w:val="1"/>
      <w:numFmt w:val="decimal"/>
      <w:lvlText w:val="%1.%2"/>
      <w:lvlJc w:val="left"/>
      <w:pPr>
        <w:tabs>
          <w:tab w:val="num" w:pos="666"/>
        </w:tabs>
        <w:ind w:left="666" w:hanging="576"/>
      </w:pPr>
      <w:rPr>
        <w:rFonts w:ascii="Times New Roman" w:hAnsi="Times New Roman" w:cs="Times New Roman" w:hint="default"/>
      </w:rPr>
    </w:lvl>
    <w:lvl w:ilvl="2">
      <w:start w:val="1"/>
      <w:numFmt w:val="decimal"/>
      <w:lvlText w:val="%1.%2.%3"/>
      <w:lvlJc w:val="left"/>
      <w:pPr>
        <w:tabs>
          <w:tab w:val="num" w:pos="1512"/>
        </w:tabs>
        <w:ind w:left="1512" w:hanging="1152"/>
      </w:pPr>
      <w:rPr>
        <w:rFonts w:ascii="Times New Roman" w:hAnsi="Times New Roman" w:cs="Times New Roman" w:hint="default"/>
      </w:rPr>
    </w:lvl>
    <w:lvl w:ilvl="3">
      <w:start w:val="1"/>
      <w:numFmt w:val="decimal"/>
      <w:lvlText w:val="%1.%2.%3.%4"/>
      <w:lvlJc w:val="left"/>
      <w:pPr>
        <w:tabs>
          <w:tab w:val="num" w:pos="1404"/>
        </w:tabs>
        <w:ind w:left="1404" w:hanging="864"/>
      </w:pPr>
      <w:rPr>
        <w:rFonts w:hint="default"/>
        <w:b w:val="0"/>
        <w:bCs w:val="0"/>
        <w:i w:val="0"/>
        <w:strike w:val="0"/>
        <w:color w:val="000000"/>
        <w:em w:val="none"/>
      </w:rPr>
    </w:lvl>
    <w:lvl w:ilvl="4">
      <w:start w:val="1"/>
      <w:numFmt w:val="decimal"/>
      <w:lvlText w:val="%1.%2.%3.%4.%5"/>
      <w:lvlJc w:val="left"/>
      <w:pPr>
        <w:tabs>
          <w:tab w:val="num" w:pos="1152"/>
        </w:tabs>
        <w:ind w:left="1152" w:hanging="864"/>
      </w:pPr>
      <w:rPr>
        <w:rFonts w:ascii="Times New Roman" w:hAnsi="Times New Roman" w:cs="Times New Roman" w:hint="default"/>
      </w:rPr>
    </w:lvl>
    <w:lvl w:ilvl="5">
      <w:start w:val="1"/>
      <w:numFmt w:val="decimal"/>
      <w:pStyle w:val="Heading6"/>
      <w:lvlText w:val="%1.%2.%3.%4.%5.%6"/>
      <w:lvlJc w:val="left"/>
      <w:pPr>
        <w:tabs>
          <w:tab w:val="num" w:pos="1152"/>
        </w:tabs>
        <w:ind w:left="1152" w:hanging="86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Heading7"/>
      <w:lvlText w:val="%1.%2.%3.%4.%5.%6.%7"/>
      <w:lvlJc w:val="left"/>
      <w:pPr>
        <w:tabs>
          <w:tab w:val="num" w:pos="1152"/>
        </w:tabs>
        <w:ind w:left="1152" w:hanging="864"/>
      </w:pPr>
      <w:rPr>
        <w:rFonts w:ascii="Times New Roman" w:hAnsi="Times New Roman" w:cs="Times New Roman" w:hint="default"/>
      </w:rPr>
    </w:lvl>
    <w:lvl w:ilvl="7">
      <w:start w:val="1"/>
      <w:numFmt w:val="upperLetter"/>
      <w:lvlText w:val="Appendix %8:"/>
      <w:lvlJc w:val="left"/>
      <w:pPr>
        <w:tabs>
          <w:tab w:val="num" w:pos="4842"/>
        </w:tabs>
        <w:ind w:left="4842" w:hanging="1152"/>
      </w:pPr>
      <w:rPr>
        <w:rFonts w:ascii="Times New Roman" w:hAnsi="Times New Roman" w:cs="Times New Roman" w:hint="default"/>
      </w:rPr>
    </w:lvl>
    <w:lvl w:ilvl="8">
      <w:start w:val="1"/>
      <w:numFmt w:val="decimal"/>
      <w:pStyle w:val="Heading9"/>
      <w:lvlText w:val="%8.%9"/>
      <w:lvlJc w:val="left"/>
      <w:pPr>
        <w:tabs>
          <w:tab w:val="num" w:pos="1782"/>
        </w:tabs>
        <w:ind w:left="1782" w:hanging="1152"/>
      </w:pPr>
      <w:rPr>
        <w:rFonts w:ascii="Times New Roman" w:hAnsi="Times New Roman" w:cs="Times New Roman" w:hint="default"/>
      </w:rPr>
    </w:lvl>
  </w:abstractNum>
  <w:abstractNum w:abstractNumId="69" w15:restartNumberingAfterBreak="0">
    <w:nsid w:val="63AA2DDA"/>
    <w:multiLevelType w:val="multilevel"/>
    <w:tmpl w:val="7AEE855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0" w15:restartNumberingAfterBreak="0">
    <w:nsid w:val="64752A67"/>
    <w:multiLevelType w:val="multilevel"/>
    <w:tmpl w:val="B414ED76"/>
    <w:lvl w:ilvl="0">
      <w:start w:val="7"/>
      <w:numFmt w:val="decimal"/>
      <w:lvlText w:val="%1"/>
      <w:lvlJc w:val="left"/>
      <w:pPr>
        <w:ind w:left="420" w:hanging="420"/>
      </w:pPr>
      <w:rPr>
        <w:rFonts w:hint="default"/>
      </w:rPr>
    </w:lvl>
    <w:lvl w:ilvl="1">
      <w:start w:val="9"/>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1" w15:restartNumberingAfterBreak="0">
    <w:nsid w:val="65565FFA"/>
    <w:multiLevelType w:val="multilevel"/>
    <w:tmpl w:val="87426C62"/>
    <w:lvl w:ilvl="0">
      <w:start w:val="3"/>
      <w:numFmt w:val="decimal"/>
      <w:lvlText w:val="%1"/>
      <w:lvlJc w:val="left"/>
      <w:pPr>
        <w:ind w:left="420" w:hanging="420"/>
      </w:pPr>
      <w:rPr>
        <w:rFonts w:hint="default"/>
      </w:rPr>
    </w:lvl>
    <w:lvl w:ilvl="1">
      <w:start w:val="1"/>
      <w:numFmt w:val="decimal"/>
      <w:lvlText w:val="%1.%2"/>
      <w:lvlJc w:val="left"/>
      <w:pPr>
        <w:ind w:left="564" w:hanging="420"/>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decimal"/>
      <w:lvlText w:val="%1.%2.%3.%4.%5"/>
      <w:lvlJc w:val="left"/>
      <w:pPr>
        <w:ind w:left="1296" w:hanging="72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1944" w:hanging="1080"/>
      </w:pPr>
      <w:rPr>
        <w:rFonts w:hint="default"/>
      </w:rPr>
    </w:lvl>
    <w:lvl w:ilvl="7">
      <w:start w:val="1"/>
      <w:numFmt w:val="decimal"/>
      <w:lvlText w:val="%1.%2.%3.%4.%5.%6.%7.%8"/>
      <w:lvlJc w:val="left"/>
      <w:pPr>
        <w:ind w:left="2448" w:hanging="1440"/>
      </w:pPr>
      <w:rPr>
        <w:rFonts w:hint="default"/>
      </w:rPr>
    </w:lvl>
    <w:lvl w:ilvl="8">
      <w:start w:val="1"/>
      <w:numFmt w:val="decimal"/>
      <w:lvlText w:val="%1.%2.%3.%4.%5.%6.%7.%8.%9"/>
      <w:lvlJc w:val="left"/>
      <w:pPr>
        <w:ind w:left="2592" w:hanging="1440"/>
      </w:pPr>
      <w:rPr>
        <w:rFonts w:hint="default"/>
      </w:rPr>
    </w:lvl>
  </w:abstractNum>
  <w:abstractNum w:abstractNumId="72" w15:restartNumberingAfterBreak="0">
    <w:nsid w:val="657D3D66"/>
    <w:multiLevelType w:val="multilevel"/>
    <w:tmpl w:val="4D9CD5D4"/>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3" w15:restartNumberingAfterBreak="0">
    <w:nsid w:val="6A783AA6"/>
    <w:multiLevelType w:val="hybridMultilevel"/>
    <w:tmpl w:val="D5026216"/>
    <w:lvl w:ilvl="0" w:tplc="6CC8D344">
      <w:start w:val="1"/>
      <w:numFmt w:val="none"/>
      <w:pStyle w:val="comment"/>
      <w:lvlText w:val="Comment:"/>
      <w:lvlJc w:val="left"/>
      <w:pPr>
        <w:tabs>
          <w:tab w:val="num" w:pos="6714"/>
        </w:tabs>
        <w:ind w:left="6714" w:hanging="1584"/>
      </w:pPr>
      <w:rPr>
        <w:rFonts w:ascii="Arial" w:hAnsi="Arial" w:cs="Arial" w:hint="default"/>
        <w:b/>
        <w:bCs/>
        <w:i w:val="0"/>
        <w:iCs w:val="0"/>
        <w:sz w:val="20"/>
        <w:szCs w:val="20"/>
      </w:rPr>
    </w:lvl>
    <w:lvl w:ilvl="1" w:tplc="FFFFFFFF">
      <w:start w:val="1"/>
      <w:numFmt w:val="lowerLetter"/>
      <w:lvlText w:val="%2."/>
      <w:lvlJc w:val="left"/>
      <w:pPr>
        <w:tabs>
          <w:tab w:val="num" w:pos="6480"/>
        </w:tabs>
        <w:ind w:left="6480" w:hanging="360"/>
      </w:pPr>
      <w:rPr>
        <w:rFonts w:ascii="Times New Roman" w:hAnsi="Times New Roman" w:cs="Times New Roman"/>
      </w:rPr>
    </w:lvl>
    <w:lvl w:ilvl="2" w:tplc="FFFFFFFF">
      <w:start w:val="1"/>
      <w:numFmt w:val="lowerRoman"/>
      <w:lvlText w:val="%3."/>
      <w:lvlJc w:val="right"/>
      <w:pPr>
        <w:tabs>
          <w:tab w:val="num" w:pos="7200"/>
        </w:tabs>
        <w:ind w:left="7200" w:hanging="180"/>
      </w:pPr>
      <w:rPr>
        <w:rFonts w:ascii="Times New Roman" w:hAnsi="Times New Roman" w:cs="Times New Roman"/>
      </w:rPr>
    </w:lvl>
    <w:lvl w:ilvl="3" w:tplc="FFFFFFFF">
      <w:start w:val="1"/>
      <w:numFmt w:val="decimal"/>
      <w:lvlText w:val="%4."/>
      <w:lvlJc w:val="left"/>
      <w:pPr>
        <w:tabs>
          <w:tab w:val="num" w:pos="7920"/>
        </w:tabs>
        <w:ind w:left="7920" w:hanging="360"/>
      </w:pPr>
      <w:rPr>
        <w:rFonts w:ascii="Times New Roman" w:hAnsi="Times New Roman" w:cs="Times New Roman"/>
      </w:rPr>
    </w:lvl>
    <w:lvl w:ilvl="4" w:tplc="FFFFFFFF">
      <w:start w:val="1"/>
      <w:numFmt w:val="lowerLetter"/>
      <w:lvlText w:val="%5."/>
      <w:lvlJc w:val="left"/>
      <w:pPr>
        <w:tabs>
          <w:tab w:val="num" w:pos="8640"/>
        </w:tabs>
        <w:ind w:left="8640" w:hanging="360"/>
      </w:pPr>
      <w:rPr>
        <w:rFonts w:ascii="Times New Roman" w:hAnsi="Times New Roman" w:cs="Times New Roman"/>
      </w:rPr>
    </w:lvl>
    <w:lvl w:ilvl="5" w:tplc="FFFFFFFF">
      <w:start w:val="1"/>
      <w:numFmt w:val="lowerRoman"/>
      <w:lvlText w:val="%6."/>
      <w:lvlJc w:val="right"/>
      <w:pPr>
        <w:tabs>
          <w:tab w:val="num" w:pos="9360"/>
        </w:tabs>
        <w:ind w:left="9360" w:hanging="180"/>
      </w:pPr>
      <w:rPr>
        <w:rFonts w:ascii="Times New Roman" w:hAnsi="Times New Roman" w:cs="Times New Roman"/>
      </w:rPr>
    </w:lvl>
    <w:lvl w:ilvl="6" w:tplc="FFFFFFFF">
      <w:start w:val="1"/>
      <w:numFmt w:val="decimal"/>
      <w:lvlText w:val="%7."/>
      <w:lvlJc w:val="left"/>
      <w:pPr>
        <w:tabs>
          <w:tab w:val="num" w:pos="10080"/>
        </w:tabs>
        <w:ind w:left="10080" w:hanging="360"/>
      </w:pPr>
      <w:rPr>
        <w:rFonts w:ascii="Times New Roman" w:hAnsi="Times New Roman" w:cs="Times New Roman"/>
      </w:rPr>
    </w:lvl>
    <w:lvl w:ilvl="7" w:tplc="FFFFFFFF">
      <w:start w:val="1"/>
      <w:numFmt w:val="lowerLetter"/>
      <w:lvlText w:val="%8."/>
      <w:lvlJc w:val="left"/>
      <w:pPr>
        <w:tabs>
          <w:tab w:val="num" w:pos="10800"/>
        </w:tabs>
        <w:ind w:left="10800" w:hanging="360"/>
      </w:pPr>
      <w:rPr>
        <w:rFonts w:ascii="Times New Roman" w:hAnsi="Times New Roman" w:cs="Times New Roman"/>
      </w:rPr>
    </w:lvl>
    <w:lvl w:ilvl="8" w:tplc="FFFFFFFF">
      <w:start w:val="1"/>
      <w:numFmt w:val="lowerRoman"/>
      <w:lvlText w:val="%9."/>
      <w:lvlJc w:val="right"/>
      <w:pPr>
        <w:tabs>
          <w:tab w:val="num" w:pos="11520"/>
        </w:tabs>
        <w:ind w:left="11520" w:hanging="180"/>
      </w:pPr>
      <w:rPr>
        <w:rFonts w:ascii="Times New Roman" w:hAnsi="Times New Roman" w:cs="Times New Roman"/>
      </w:rPr>
    </w:lvl>
  </w:abstractNum>
  <w:abstractNum w:abstractNumId="74" w15:restartNumberingAfterBreak="0">
    <w:nsid w:val="6C5128FA"/>
    <w:multiLevelType w:val="hybridMultilevel"/>
    <w:tmpl w:val="6FEC4D6A"/>
    <w:lvl w:ilvl="0" w:tplc="627E0FD6">
      <w:start w:val="1"/>
      <w:numFmt w:val="decimal"/>
      <w:pStyle w:val="ListBullet2"/>
      <w:lvlText w:val="5.1.%1"/>
      <w:lvlJc w:val="left"/>
      <w:pPr>
        <w:ind w:left="360" w:hanging="360"/>
      </w:pPr>
      <w:rPr>
        <w:rFonts w:ascii="Palatino Linotype" w:hAnsi="Palatino Linotype" w:hint="default"/>
        <w:sz w:val="20"/>
        <w:szCs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6CA67A96"/>
    <w:multiLevelType w:val="hybridMultilevel"/>
    <w:tmpl w:val="55D8C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DBE600A"/>
    <w:multiLevelType w:val="multilevel"/>
    <w:tmpl w:val="4FD075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0B93233"/>
    <w:multiLevelType w:val="multilevel"/>
    <w:tmpl w:val="AA565126"/>
    <w:lvl w:ilvl="0">
      <w:start w:val="7"/>
      <w:numFmt w:val="decimal"/>
      <w:lvlText w:val="%1"/>
      <w:lvlJc w:val="left"/>
      <w:pPr>
        <w:ind w:left="528" w:hanging="528"/>
      </w:pPr>
      <w:rPr>
        <w:rFonts w:hint="default"/>
      </w:rPr>
    </w:lvl>
    <w:lvl w:ilvl="1">
      <w:start w:val="11"/>
      <w:numFmt w:val="decimal"/>
      <w:lvlText w:val="%1.%2"/>
      <w:lvlJc w:val="left"/>
      <w:pPr>
        <w:ind w:left="528" w:hanging="528"/>
      </w:pPr>
      <w:rPr>
        <w:rFonts w:hint="default"/>
      </w:rPr>
    </w:lvl>
    <w:lvl w:ilvl="2">
      <w:start w:val="1"/>
      <w:numFmt w:val="decimal"/>
      <w:lvlText w:val="7.13.%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8" w15:restartNumberingAfterBreak="0">
    <w:nsid w:val="733E5977"/>
    <w:multiLevelType w:val="hybridMultilevel"/>
    <w:tmpl w:val="C128B826"/>
    <w:lvl w:ilvl="0" w:tplc="A2460388">
      <w:start w:val="1"/>
      <w:numFmt w:val="bullet"/>
      <w:pStyle w:val="es-ListL1-Bullet"/>
      <w:lvlText w:val=""/>
      <w:lvlJc w:val="left"/>
      <w:pPr>
        <w:ind w:left="1627" w:hanging="360"/>
      </w:pPr>
      <w:rPr>
        <w:rFonts w:ascii="Symbol" w:hAnsi="Symbol" w:cs="Symbol" w:hint="default"/>
      </w:rPr>
    </w:lvl>
    <w:lvl w:ilvl="1" w:tplc="04090003">
      <w:start w:val="1"/>
      <w:numFmt w:val="bullet"/>
      <w:lvlText w:val="o"/>
      <w:lvlJc w:val="left"/>
      <w:pPr>
        <w:ind w:left="2347" w:hanging="360"/>
      </w:pPr>
      <w:rPr>
        <w:rFonts w:ascii="Courier New" w:hAnsi="Courier New" w:cs="Courier New" w:hint="default"/>
      </w:rPr>
    </w:lvl>
    <w:lvl w:ilvl="2" w:tplc="04090005">
      <w:start w:val="1"/>
      <w:numFmt w:val="bullet"/>
      <w:lvlText w:val=""/>
      <w:lvlJc w:val="left"/>
      <w:pPr>
        <w:ind w:left="3067" w:hanging="360"/>
      </w:pPr>
      <w:rPr>
        <w:rFonts w:ascii="Wingdings" w:hAnsi="Wingdings" w:cs="Wingdings" w:hint="default"/>
      </w:rPr>
    </w:lvl>
    <w:lvl w:ilvl="3" w:tplc="04090001">
      <w:start w:val="1"/>
      <w:numFmt w:val="bullet"/>
      <w:lvlText w:val=""/>
      <w:lvlJc w:val="left"/>
      <w:pPr>
        <w:ind w:left="3787" w:hanging="360"/>
      </w:pPr>
      <w:rPr>
        <w:rFonts w:ascii="Symbol" w:hAnsi="Symbol" w:cs="Symbol" w:hint="default"/>
      </w:rPr>
    </w:lvl>
    <w:lvl w:ilvl="4" w:tplc="04090003">
      <w:start w:val="1"/>
      <w:numFmt w:val="bullet"/>
      <w:lvlText w:val="o"/>
      <w:lvlJc w:val="left"/>
      <w:pPr>
        <w:ind w:left="4507" w:hanging="360"/>
      </w:pPr>
      <w:rPr>
        <w:rFonts w:ascii="Courier New" w:hAnsi="Courier New" w:cs="Courier New" w:hint="default"/>
      </w:rPr>
    </w:lvl>
    <w:lvl w:ilvl="5" w:tplc="04090005">
      <w:start w:val="1"/>
      <w:numFmt w:val="bullet"/>
      <w:lvlText w:val=""/>
      <w:lvlJc w:val="left"/>
      <w:pPr>
        <w:ind w:left="5227" w:hanging="360"/>
      </w:pPr>
      <w:rPr>
        <w:rFonts w:ascii="Wingdings" w:hAnsi="Wingdings" w:cs="Wingdings" w:hint="default"/>
      </w:rPr>
    </w:lvl>
    <w:lvl w:ilvl="6" w:tplc="04090001">
      <w:start w:val="1"/>
      <w:numFmt w:val="bullet"/>
      <w:lvlText w:val=""/>
      <w:lvlJc w:val="left"/>
      <w:pPr>
        <w:ind w:left="5947" w:hanging="360"/>
      </w:pPr>
      <w:rPr>
        <w:rFonts w:ascii="Symbol" w:hAnsi="Symbol" w:cs="Symbol" w:hint="default"/>
      </w:rPr>
    </w:lvl>
    <w:lvl w:ilvl="7" w:tplc="04090003">
      <w:start w:val="1"/>
      <w:numFmt w:val="bullet"/>
      <w:lvlText w:val="o"/>
      <w:lvlJc w:val="left"/>
      <w:pPr>
        <w:ind w:left="6667" w:hanging="360"/>
      </w:pPr>
      <w:rPr>
        <w:rFonts w:ascii="Courier New" w:hAnsi="Courier New" w:cs="Courier New" w:hint="default"/>
      </w:rPr>
    </w:lvl>
    <w:lvl w:ilvl="8" w:tplc="04090005">
      <w:start w:val="1"/>
      <w:numFmt w:val="bullet"/>
      <w:lvlText w:val=""/>
      <w:lvlJc w:val="left"/>
      <w:pPr>
        <w:ind w:left="7387" w:hanging="360"/>
      </w:pPr>
      <w:rPr>
        <w:rFonts w:ascii="Wingdings" w:hAnsi="Wingdings" w:cs="Wingdings" w:hint="default"/>
      </w:rPr>
    </w:lvl>
  </w:abstractNum>
  <w:abstractNum w:abstractNumId="79" w15:restartNumberingAfterBreak="0">
    <w:nsid w:val="74F81D1C"/>
    <w:multiLevelType w:val="hybridMultilevel"/>
    <w:tmpl w:val="EF5C545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5C435B6"/>
    <w:multiLevelType w:val="hybridMultilevel"/>
    <w:tmpl w:val="6B423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69F0FD4"/>
    <w:multiLevelType w:val="hybridMultilevel"/>
    <w:tmpl w:val="D80CD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D113DEF"/>
    <w:multiLevelType w:val="hybridMultilevel"/>
    <w:tmpl w:val="7D20B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F152552"/>
    <w:multiLevelType w:val="hybridMultilevel"/>
    <w:tmpl w:val="E4A29A5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F3A275C"/>
    <w:multiLevelType w:val="multilevel"/>
    <w:tmpl w:val="605C2B34"/>
    <w:lvl w:ilvl="0">
      <w:start w:val="1"/>
      <w:numFmt w:val="decimal"/>
      <w:lvlText w:val="7.5.%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0"/>
  </w:num>
  <w:num w:numId="2">
    <w:abstractNumId w:val="73"/>
  </w:num>
  <w:num w:numId="3">
    <w:abstractNumId w:val="68"/>
  </w:num>
  <w:num w:numId="4">
    <w:abstractNumId w:val="37"/>
  </w:num>
  <w:num w:numId="5">
    <w:abstractNumId w:val="42"/>
  </w:num>
  <w:num w:numId="6">
    <w:abstractNumId w:val="6"/>
  </w:num>
  <w:num w:numId="7">
    <w:abstractNumId w:val="56"/>
  </w:num>
  <w:num w:numId="8">
    <w:abstractNumId w:val="27"/>
  </w:num>
  <w:num w:numId="9">
    <w:abstractNumId w:val="67"/>
  </w:num>
  <w:num w:numId="10">
    <w:abstractNumId w:val="29"/>
  </w:num>
  <w:num w:numId="11">
    <w:abstractNumId w:val="78"/>
  </w:num>
  <w:num w:numId="12">
    <w:abstractNumId w:val="15"/>
  </w:num>
  <w:num w:numId="13">
    <w:abstractNumId w:val="17"/>
  </w:num>
  <w:num w:numId="14">
    <w:abstractNumId w:val="23"/>
  </w:num>
  <w:num w:numId="15">
    <w:abstractNumId w:val="53"/>
  </w:num>
  <w:num w:numId="16">
    <w:abstractNumId w:val="81"/>
  </w:num>
  <w:num w:numId="17">
    <w:abstractNumId w:val="83"/>
  </w:num>
  <w:num w:numId="18">
    <w:abstractNumId w:val="60"/>
  </w:num>
  <w:num w:numId="19">
    <w:abstractNumId w:val="11"/>
  </w:num>
  <w:num w:numId="20">
    <w:abstractNumId w:val="41"/>
  </w:num>
  <w:num w:numId="21">
    <w:abstractNumId w:val="9"/>
  </w:num>
  <w:num w:numId="22">
    <w:abstractNumId w:val="8"/>
  </w:num>
  <w:num w:numId="23">
    <w:abstractNumId w:val="2"/>
  </w:num>
  <w:num w:numId="24">
    <w:abstractNumId w:val="69"/>
  </w:num>
  <w:num w:numId="25">
    <w:abstractNumId w:val="35"/>
  </w:num>
  <w:num w:numId="26">
    <w:abstractNumId w:val="39"/>
  </w:num>
  <w:num w:numId="27">
    <w:abstractNumId w:val="45"/>
  </w:num>
  <w:num w:numId="28">
    <w:abstractNumId w:val="12"/>
  </w:num>
  <w:num w:numId="29">
    <w:abstractNumId w:val="52"/>
  </w:num>
  <w:num w:numId="30">
    <w:abstractNumId w:val="48"/>
  </w:num>
  <w:num w:numId="31">
    <w:abstractNumId w:val="25"/>
  </w:num>
  <w:num w:numId="32">
    <w:abstractNumId w:val="43"/>
  </w:num>
  <w:num w:numId="33">
    <w:abstractNumId w:val="24"/>
  </w:num>
  <w:num w:numId="34">
    <w:abstractNumId w:val="47"/>
  </w:num>
  <w:num w:numId="35">
    <w:abstractNumId w:val="4"/>
  </w:num>
  <w:num w:numId="36">
    <w:abstractNumId w:val="36"/>
  </w:num>
  <w:num w:numId="37">
    <w:abstractNumId w:val="13"/>
  </w:num>
  <w:num w:numId="38">
    <w:abstractNumId w:val="18"/>
  </w:num>
  <w:num w:numId="39">
    <w:abstractNumId w:val="28"/>
  </w:num>
  <w:num w:numId="40">
    <w:abstractNumId w:val="77"/>
  </w:num>
  <w:num w:numId="41">
    <w:abstractNumId w:val="16"/>
  </w:num>
  <w:num w:numId="42">
    <w:abstractNumId w:val="61"/>
  </w:num>
  <w:num w:numId="43">
    <w:abstractNumId w:val="55"/>
  </w:num>
  <w:num w:numId="44">
    <w:abstractNumId w:val="1"/>
  </w:num>
  <w:num w:numId="45">
    <w:abstractNumId w:val="65"/>
  </w:num>
  <w:num w:numId="46">
    <w:abstractNumId w:val="21"/>
  </w:num>
  <w:num w:numId="47">
    <w:abstractNumId w:val="51"/>
  </w:num>
  <w:num w:numId="48">
    <w:abstractNumId w:val="32"/>
  </w:num>
  <w:num w:numId="49">
    <w:abstractNumId w:val="26"/>
  </w:num>
  <w:num w:numId="50">
    <w:abstractNumId w:val="79"/>
  </w:num>
  <w:num w:numId="51">
    <w:abstractNumId w:val="66"/>
  </w:num>
  <w:num w:numId="52">
    <w:abstractNumId w:val="75"/>
  </w:num>
  <w:num w:numId="53">
    <w:abstractNumId w:val="59"/>
  </w:num>
  <w:num w:numId="54">
    <w:abstractNumId w:val="58"/>
  </w:num>
  <w:num w:numId="55">
    <w:abstractNumId w:val="50"/>
  </w:num>
  <w:num w:numId="56">
    <w:abstractNumId w:val="63"/>
  </w:num>
  <w:num w:numId="57">
    <w:abstractNumId w:val="46"/>
  </w:num>
  <w:num w:numId="58">
    <w:abstractNumId w:val="80"/>
  </w:num>
  <w:num w:numId="59">
    <w:abstractNumId w:val="5"/>
  </w:num>
  <w:num w:numId="60">
    <w:abstractNumId w:val="82"/>
  </w:num>
  <w:num w:numId="61">
    <w:abstractNumId w:val="20"/>
  </w:num>
  <w:num w:numId="62">
    <w:abstractNumId w:val="14"/>
  </w:num>
  <w:num w:numId="63">
    <w:abstractNumId w:val="7"/>
  </w:num>
  <w:num w:numId="64">
    <w:abstractNumId w:val="71"/>
  </w:num>
  <w:num w:numId="65">
    <w:abstractNumId w:val="22"/>
  </w:num>
  <w:num w:numId="66">
    <w:abstractNumId w:val="57"/>
  </w:num>
  <w:num w:numId="67">
    <w:abstractNumId w:val="10"/>
  </w:num>
  <w:num w:numId="68">
    <w:abstractNumId w:val="70"/>
  </w:num>
  <w:num w:numId="69">
    <w:abstractNumId w:val="30"/>
  </w:num>
  <w:num w:numId="70">
    <w:abstractNumId w:val="40"/>
  </w:num>
  <w:num w:numId="71">
    <w:abstractNumId w:val="38"/>
  </w:num>
  <w:num w:numId="72">
    <w:abstractNumId w:val="44"/>
  </w:num>
  <w:num w:numId="73">
    <w:abstractNumId w:val="72"/>
  </w:num>
  <w:num w:numId="74">
    <w:abstractNumId w:val="54"/>
  </w:num>
  <w:num w:numId="75">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64"/>
  </w:num>
  <w:num w:numId="82">
    <w:abstractNumId w:val="49"/>
  </w:num>
  <w:num w:numId="83">
    <w:abstractNumId w:val="3"/>
  </w:num>
  <w:num w:numId="84">
    <w:abstractNumId w:val="76"/>
  </w:num>
  <w:num w:numId="85">
    <w:abstractNumId w:val="33"/>
  </w:num>
  <w:num w:numId="86">
    <w:abstractNumId w:val="19"/>
  </w:num>
  <w:num w:numId="87">
    <w:abstractNumId w:val="62"/>
  </w:num>
  <w:num w:numId="88">
    <w:abstractNumId w:val="34"/>
  </w:num>
  <w:num w:numId="89">
    <w:abstractNumId w:val="31"/>
  </w:num>
  <w:num w:numId="90">
    <w:abstractNumId w:val="74"/>
  </w:num>
  <w:num w:numId="91">
    <w:abstractNumId w:val="84"/>
  </w:num>
  <w:numIdMacAtCleanup w:val="8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ariq Magdon-Ismail">
    <w15:presenceInfo w15:providerId="Windows Live" w15:userId="d8efa954-887b-4213-a787-ecaa0d690ff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attachedTemplate r:id="rId1"/>
  <w:trackRevisions/>
  <w:defaultTabStop w:val="720"/>
  <w:doNotHyphenateCaps/>
  <w:displayHorizontalDrawingGridEvery w:val="0"/>
  <w:displayVerticalDrawingGridEvery w:val="0"/>
  <w:doNotUseMarginsForDrawingGridOrigin/>
  <w:doNotShadeFormData/>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153B"/>
    <w:rsid w:val="000035B2"/>
    <w:rsid w:val="00003E6F"/>
    <w:rsid w:val="00004F31"/>
    <w:rsid w:val="0000645F"/>
    <w:rsid w:val="00006752"/>
    <w:rsid w:val="0000686C"/>
    <w:rsid w:val="00006D07"/>
    <w:rsid w:val="00012B0E"/>
    <w:rsid w:val="0001335D"/>
    <w:rsid w:val="0001355C"/>
    <w:rsid w:val="00016B7E"/>
    <w:rsid w:val="00020D06"/>
    <w:rsid w:val="000213E8"/>
    <w:rsid w:val="00022D8B"/>
    <w:rsid w:val="00024F8B"/>
    <w:rsid w:val="000258F0"/>
    <w:rsid w:val="00025A4F"/>
    <w:rsid w:val="0002617B"/>
    <w:rsid w:val="0003160F"/>
    <w:rsid w:val="00032CAE"/>
    <w:rsid w:val="000336BB"/>
    <w:rsid w:val="00035264"/>
    <w:rsid w:val="00036C77"/>
    <w:rsid w:val="000376EE"/>
    <w:rsid w:val="00042CF7"/>
    <w:rsid w:val="00043A36"/>
    <w:rsid w:val="00045287"/>
    <w:rsid w:val="0004544D"/>
    <w:rsid w:val="00046F5C"/>
    <w:rsid w:val="00053748"/>
    <w:rsid w:val="000551FF"/>
    <w:rsid w:val="000630B6"/>
    <w:rsid w:val="00063C54"/>
    <w:rsid w:val="00064E76"/>
    <w:rsid w:val="00066354"/>
    <w:rsid w:val="00071371"/>
    <w:rsid w:val="000726B8"/>
    <w:rsid w:val="00075C87"/>
    <w:rsid w:val="00081B6C"/>
    <w:rsid w:val="00081EFE"/>
    <w:rsid w:val="0008205D"/>
    <w:rsid w:val="00085CBB"/>
    <w:rsid w:val="00090960"/>
    <w:rsid w:val="000968FF"/>
    <w:rsid w:val="000A03F2"/>
    <w:rsid w:val="000A2E70"/>
    <w:rsid w:val="000A7D0B"/>
    <w:rsid w:val="000B07D2"/>
    <w:rsid w:val="000B1C64"/>
    <w:rsid w:val="000B4B92"/>
    <w:rsid w:val="000B52E0"/>
    <w:rsid w:val="000C16B3"/>
    <w:rsid w:val="000C1F1F"/>
    <w:rsid w:val="000C22AE"/>
    <w:rsid w:val="000C3C76"/>
    <w:rsid w:val="000C41A7"/>
    <w:rsid w:val="000C43CE"/>
    <w:rsid w:val="000C5A9E"/>
    <w:rsid w:val="000C648D"/>
    <w:rsid w:val="000C71FA"/>
    <w:rsid w:val="000D39D4"/>
    <w:rsid w:val="000D65D1"/>
    <w:rsid w:val="000D67F8"/>
    <w:rsid w:val="000D68F6"/>
    <w:rsid w:val="000E3DF9"/>
    <w:rsid w:val="000E5838"/>
    <w:rsid w:val="000E78A9"/>
    <w:rsid w:val="000F0170"/>
    <w:rsid w:val="000F1BE2"/>
    <w:rsid w:val="000F35AC"/>
    <w:rsid w:val="000F5AE4"/>
    <w:rsid w:val="000F5D3A"/>
    <w:rsid w:val="000F721B"/>
    <w:rsid w:val="000F79C2"/>
    <w:rsid w:val="0010150B"/>
    <w:rsid w:val="00102A20"/>
    <w:rsid w:val="00106BF7"/>
    <w:rsid w:val="00107D86"/>
    <w:rsid w:val="00107DD4"/>
    <w:rsid w:val="00110210"/>
    <w:rsid w:val="001136CC"/>
    <w:rsid w:val="001168BC"/>
    <w:rsid w:val="0011785D"/>
    <w:rsid w:val="00120375"/>
    <w:rsid w:val="00122EE2"/>
    <w:rsid w:val="001246A4"/>
    <w:rsid w:val="00125E78"/>
    <w:rsid w:val="001278A4"/>
    <w:rsid w:val="0013132C"/>
    <w:rsid w:val="00131D25"/>
    <w:rsid w:val="00134861"/>
    <w:rsid w:val="00134D8A"/>
    <w:rsid w:val="001368E6"/>
    <w:rsid w:val="00137B50"/>
    <w:rsid w:val="0014146B"/>
    <w:rsid w:val="00141B90"/>
    <w:rsid w:val="00142B59"/>
    <w:rsid w:val="0015290D"/>
    <w:rsid w:val="001563BC"/>
    <w:rsid w:val="00157A86"/>
    <w:rsid w:val="00162034"/>
    <w:rsid w:val="0016538D"/>
    <w:rsid w:val="0017116F"/>
    <w:rsid w:val="00173B40"/>
    <w:rsid w:val="00183E30"/>
    <w:rsid w:val="00186C23"/>
    <w:rsid w:val="0019202D"/>
    <w:rsid w:val="0019437D"/>
    <w:rsid w:val="00197AF1"/>
    <w:rsid w:val="00197DEB"/>
    <w:rsid w:val="001A1432"/>
    <w:rsid w:val="001A22DC"/>
    <w:rsid w:val="001A2365"/>
    <w:rsid w:val="001A633C"/>
    <w:rsid w:val="001A65A1"/>
    <w:rsid w:val="001B023F"/>
    <w:rsid w:val="001B1B69"/>
    <w:rsid w:val="001B2490"/>
    <w:rsid w:val="001B39FB"/>
    <w:rsid w:val="001B40C4"/>
    <w:rsid w:val="001B4F70"/>
    <w:rsid w:val="001B571E"/>
    <w:rsid w:val="001B5FD8"/>
    <w:rsid w:val="001B610C"/>
    <w:rsid w:val="001C21A1"/>
    <w:rsid w:val="001C32F0"/>
    <w:rsid w:val="001C5480"/>
    <w:rsid w:val="001C5DBD"/>
    <w:rsid w:val="001C6C69"/>
    <w:rsid w:val="001D6012"/>
    <w:rsid w:val="001D6350"/>
    <w:rsid w:val="001D63F2"/>
    <w:rsid w:val="001D7185"/>
    <w:rsid w:val="001D7C60"/>
    <w:rsid w:val="001E0EB2"/>
    <w:rsid w:val="001E1A8C"/>
    <w:rsid w:val="001E58E2"/>
    <w:rsid w:val="001E5A45"/>
    <w:rsid w:val="001E5E29"/>
    <w:rsid w:val="001F18C0"/>
    <w:rsid w:val="001F3980"/>
    <w:rsid w:val="001F4FFB"/>
    <w:rsid w:val="00203E20"/>
    <w:rsid w:val="00217699"/>
    <w:rsid w:val="00217D3C"/>
    <w:rsid w:val="00220879"/>
    <w:rsid w:val="00226085"/>
    <w:rsid w:val="0022676E"/>
    <w:rsid w:val="002319B1"/>
    <w:rsid w:val="002359A8"/>
    <w:rsid w:val="00237BD7"/>
    <w:rsid w:val="00244467"/>
    <w:rsid w:val="00245544"/>
    <w:rsid w:val="00247DC2"/>
    <w:rsid w:val="00250C3C"/>
    <w:rsid w:val="00251CA7"/>
    <w:rsid w:val="002551E4"/>
    <w:rsid w:val="00263A8F"/>
    <w:rsid w:val="002642EA"/>
    <w:rsid w:val="0026709D"/>
    <w:rsid w:val="002705F7"/>
    <w:rsid w:val="00270605"/>
    <w:rsid w:val="002722F9"/>
    <w:rsid w:val="00277357"/>
    <w:rsid w:val="00277411"/>
    <w:rsid w:val="00280225"/>
    <w:rsid w:val="0028153B"/>
    <w:rsid w:val="002820E1"/>
    <w:rsid w:val="002829E2"/>
    <w:rsid w:val="0029265B"/>
    <w:rsid w:val="00294DD8"/>
    <w:rsid w:val="002961CD"/>
    <w:rsid w:val="002972EB"/>
    <w:rsid w:val="002A19C1"/>
    <w:rsid w:val="002A4B79"/>
    <w:rsid w:val="002A5238"/>
    <w:rsid w:val="002A5BBC"/>
    <w:rsid w:val="002A63EF"/>
    <w:rsid w:val="002B4DEC"/>
    <w:rsid w:val="002B5163"/>
    <w:rsid w:val="002B689C"/>
    <w:rsid w:val="002B75A1"/>
    <w:rsid w:val="002C17F0"/>
    <w:rsid w:val="002C2D2B"/>
    <w:rsid w:val="002C369D"/>
    <w:rsid w:val="002C3B35"/>
    <w:rsid w:val="002C5081"/>
    <w:rsid w:val="002C66E9"/>
    <w:rsid w:val="002C7202"/>
    <w:rsid w:val="002D1BD0"/>
    <w:rsid w:val="002D2A45"/>
    <w:rsid w:val="002D3EE2"/>
    <w:rsid w:val="002E27AB"/>
    <w:rsid w:val="002E3F4E"/>
    <w:rsid w:val="002E4B2E"/>
    <w:rsid w:val="002E5513"/>
    <w:rsid w:val="002E66ED"/>
    <w:rsid w:val="002E6BC3"/>
    <w:rsid w:val="002E6C57"/>
    <w:rsid w:val="002F00C1"/>
    <w:rsid w:val="002F113E"/>
    <w:rsid w:val="002F3FB3"/>
    <w:rsid w:val="002F4717"/>
    <w:rsid w:val="002F62E9"/>
    <w:rsid w:val="00303833"/>
    <w:rsid w:val="00304EBC"/>
    <w:rsid w:val="00304ECB"/>
    <w:rsid w:val="00307336"/>
    <w:rsid w:val="00311EC2"/>
    <w:rsid w:val="00311FB1"/>
    <w:rsid w:val="00312DDA"/>
    <w:rsid w:val="00317E5B"/>
    <w:rsid w:val="003216B3"/>
    <w:rsid w:val="003217E2"/>
    <w:rsid w:val="003220A8"/>
    <w:rsid w:val="00322380"/>
    <w:rsid w:val="00324EB3"/>
    <w:rsid w:val="003255C3"/>
    <w:rsid w:val="00325ECF"/>
    <w:rsid w:val="003279EF"/>
    <w:rsid w:val="00331E7C"/>
    <w:rsid w:val="003337CF"/>
    <w:rsid w:val="00333EEE"/>
    <w:rsid w:val="00334D44"/>
    <w:rsid w:val="0033639D"/>
    <w:rsid w:val="003429F8"/>
    <w:rsid w:val="00342D74"/>
    <w:rsid w:val="00344345"/>
    <w:rsid w:val="003461BD"/>
    <w:rsid w:val="00347787"/>
    <w:rsid w:val="00350DFB"/>
    <w:rsid w:val="00351CA4"/>
    <w:rsid w:val="00352CFB"/>
    <w:rsid w:val="0035617F"/>
    <w:rsid w:val="003562FC"/>
    <w:rsid w:val="00356417"/>
    <w:rsid w:val="003654AF"/>
    <w:rsid w:val="0036577D"/>
    <w:rsid w:val="00365EB2"/>
    <w:rsid w:val="00371B2F"/>
    <w:rsid w:val="0037420B"/>
    <w:rsid w:val="00374297"/>
    <w:rsid w:val="00374636"/>
    <w:rsid w:val="00375379"/>
    <w:rsid w:val="003771AE"/>
    <w:rsid w:val="00377BF8"/>
    <w:rsid w:val="00380335"/>
    <w:rsid w:val="00383198"/>
    <w:rsid w:val="0038549B"/>
    <w:rsid w:val="00385F31"/>
    <w:rsid w:val="003873CA"/>
    <w:rsid w:val="003908C8"/>
    <w:rsid w:val="003922BF"/>
    <w:rsid w:val="003934F3"/>
    <w:rsid w:val="003941A0"/>
    <w:rsid w:val="003941F8"/>
    <w:rsid w:val="0039682A"/>
    <w:rsid w:val="003A52D2"/>
    <w:rsid w:val="003A58BC"/>
    <w:rsid w:val="003A6CBD"/>
    <w:rsid w:val="003A7639"/>
    <w:rsid w:val="003B0FFB"/>
    <w:rsid w:val="003B48BF"/>
    <w:rsid w:val="003B5DB5"/>
    <w:rsid w:val="003C111A"/>
    <w:rsid w:val="003C12A7"/>
    <w:rsid w:val="003C1ED4"/>
    <w:rsid w:val="003C1F69"/>
    <w:rsid w:val="003C26C3"/>
    <w:rsid w:val="003C2BC1"/>
    <w:rsid w:val="003C7838"/>
    <w:rsid w:val="003D1F92"/>
    <w:rsid w:val="003D4896"/>
    <w:rsid w:val="003D530E"/>
    <w:rsid w:val="003E223F"/>
    <w:rsid w:val="003E327A"/>
    <w:rsid w:val="003E33CA"/>
    <w:rsid w:val="003E730E"/>
    <w:rsid w:val="003F1F93"/>
    <w:rsid w:val="003F3427"/>
    <w:rsid w:val="003F3E22"/>
    <w:rsid w:val="003F414B"/>
    <w:rsid w:val="00401ED2"/>
    <w:rsid w:val="0040238C"/>
    <w:rsid w:val="0040358B"/>
    <w:rsid w:val="0041364D"/>
    <w:rsid w:val="00416A73"/>
    <w:rsid w:val="004179F0"/>
    <w:rsid w:val="00422E75"/>
    <w:rsid w:val="00423A89"/>
    <w:rsid w:val="00424865"/>
    <w:rsid w:val="00425CA9"/>
    <w:rsid w:val="00434D89"/>
    <w:rsid w:val="00440EF0"/>
    <w:rsid w:val="00443DF8"/>
    <w:rsid w:val="0044475C"/>
    <w:rsid w:val="00445185"/>
    <w:rsid w:val="00446873"/>
    <w:rsid w:val="00446C5B"/>
    <w:rsid w:val="00453492"/>
    <w:rsid w:val="00454E6D"/>
    <w:rsid w:val="00456FDA"/>
    <w:rsid w:val="0046024F"/>
    <w:rsid w:val="00463EA9"/>
    <w:rsid w:val="00463F4E"/>
    <w:rsid w:val="004640F7"/>
    <w:rsid w:val="004737F5"/>
    <w:rsid w:val="00475E05"/>
    <w:rsid w:val="004760A3"/>
    <w:rsid w:val="004760E9"/>
    <w:rsid w:val="004776F6"/>
    <w:rsid w:val="004817D8"/>
    <w:rsid w:val="004822FB"/>
    <w:rsid w:val="00483DF3"/>
    <w:rsid w:val="00486AE2"/>
    <w:rsid w:val="004875AE"/>
    <w:rsid w:val="004917C9"/>
    <w:rsid w:val="004A3B93"/>
    <w:rsid w:val="004B0FA6"/>
    <w:rsid w:val="004B3D77"/>
    <w:rsid w:val="004B45DA"/>
    <w:rsid w:val="004B4971"/>
    <w:rsid w:val="004B7988"/>
    <w:rsid w:val="004B799E"/>
    <w:rsid w:val="004C0851"/>
    <w:rsid w:val="004C1C66"/>
    <w:rsid w:val="004C1DC8"/>
    <w:rsid w:val="004C2680"/>
    <w:rsid w:val="004C616C"/>
    <w:rsid w:val="004C6189"/>
    <w:rsid w:val="004C6AD3"/>
    <w:rsid w:val="004C6C28"/>
    <w:rsid w:val="004D5C5A"/>
    <w:rsid w:val="004D656B"/>
    <w:rsid w:val="004E3CA7"/>
    <w:rsid w:val="004E418F"/>
    <w:rsid w:val="004E67EC"/>
    <w:rsid w:val="004E69BD"/>
    <w:rsid w:val="004E6C62"/>
    <w:rsid w:val="004E7775"/>
    <w:rsid w:val="004F0CEE"/>
    <w:rsid w:val="004F3C71"/>
    <w:rsid w:val="004F4A51"/>
    <w:rsid w:val="004F5055"/>
    <w:rsid w:val="004F51DF"/>
    <w:rsid w:val="004F75FD"/>
    <w:rsid w:val="00500CAE"/>
    <w:rsid w:val="00500F22"/>
    <w:rsid w:val="00503E0F"/>
    <w:rsid w:val="005056B9"/>
    <w:rsid w:val="00507589"/>
    <w:rsid w:val="005105EB"/>
    <w:rsid w:val="005119C9"/>
    <w:rsid w:val="0051293C"/>
    <w:rsid w:val="0052414B"/>
    <w:rsid w:val="00524870"/>
    <w:rsid w:val="0052542E"/>
    <w:rsid w:val="00526197"/>
    <w:rsid w:val="00527DFD"/>
    <w:rsid w:val="00530E5F"/>
    <w:rsid w:val="005323CC"/>
    <w:rsid w:val="00541306"/>
    <w:rsid w:val="005417FB"/>
    <w:rsid w:val="00542878"/>
    <w:rsid w:val="00546E63"/>
    <w:rsid w:val="00547BC4"/>
    <w:rsid w:val="00553122"/>
    <w:rsid w:val="00554F13"/>
    <w:rsid w:val="00556130"/>
    <w:rsid w:val="0056707E"/>
    <w:rsid w:val="0057158F"/>
    <w:rsid w:val="005720F0"/>
    <w:rsid w:val="00572254"/>
    <w:rsid w:val="00576DE1"/>
    <w:rsid w:val="0058025D"/>
    <w:rsid w:val="005826D0"/>
    <w:rsid w:val="005829AF"/>
    <w:rsid w:val="005872BF"/>
    <w:rsid w:val="00590AB9"/>
    <w:rsid w:val="005928E4"/>
    <w:rsid w:val="005963CC"/>
    <w:rsid w:val="0059772C"/>
    <w:rsid w:val="00597B3E"/>
    <w:rsid w:val="005A2B46"/>
    <w:rsid w:val="005A2CF9"/>
    <w:rsid w:val="005A3B6F"/>
    <w:rsid w:val="005A4922"/>
    <w:rsid w:val="005A5E3F"/>
    <w:rsid w:val="005A7943"/>
    <w:rsid w:val="005B0B39"/>
    <w:rsid w:val="005B34BE"/>
    <w:rsid w:val="005B46F8"/>
    <w:rsid w:val="005B4D45"/>
    <w:rsid w:val="005B52EC"/>
    <w:rsid w:val="005B5733"/>
    <w:rsid w:val="005B67D3"/>
    <w:rsid w:val="005C28EB"/>
    <w:rsid w:val="005C4410"/>
    <w:rsid w:val="005C5F18"/>
    <w:rsid w:val="005C6060"/>
    <w:rsid w:val="005C6910"/>
    <w:rsid w:val="005C6F38"/>
    <w:rsid w:val="005C71EA"/>
    <w:rsid w:val="005D2267"/>
    <w:rsid w:val="005D262C"/>
    <w:rsid w:val="005D293B"/>
    <w:rsid w:val="005D2DDD"/>
    <w:rsid w:val="005D784D"/>
    <w:rsid w:val="005E3795"/>
    <w:rsid w:val="005E5B79"/>
    <w:rsid w:val="005E67E3"/>
    <w:rsid w:val="005F14C1"/>
    <w:rsid w:val="005F2D8E"/>
    <w:rsid w:val="005F6F64"/>
    <w:rsid w:val="00602A6E"/>
    <w:rsid w:val="00602F79"/>
    <w:rsid w:val="00603861"/>
    <w:rsid w:val="00603E25"/>
    <w:rsid w:val="00604660"/>
    <w:rsid w:val="00607208"/>
    <w:rsid w:val="00607775"/>
    <w:rsid w:val="00610431"/>
    <w:rsid w:val="006108C1"/>
    <w:rsid w:val="006123A1"/>
    <w:rsid w:val="00616E8E"/>
    <w:rsid w:val="00623D3F"/>
    <w:rsid w:val="006249F8"/>
    <w:rsid w:val="00626B7E"/>
    <w:rsid w:val="00627209"/>
    <w:rsid w:val="006275A5"/>
    <w:rsid w:val="00627F97"/>
    <w:rsid w:val="00630A57"/>
    <w:rsid w:val="00631A0E"/>
    <w:rsid w:val="006327FA"/>
    <w:rsid w:val="00632829"/>
    <w:rsid w:val="00633107"/>
    <w:rsid w:val="0063778F"/>
    <w:rsid w:val="00644607"/>
    <w:rsid w:val="0065106F"/>
    <w:rsid w:val="00652380"/>
    <w:rsid w:val="006527CF"/>
    <w:rsid w:val="00655F11"/>
    <w:rsid w:val="00656DFA"/>
    <w:rsid w:val="0065723D"/>
    <w:rsid w:val="00665145"/>
    <w:rsid w:val="00672FC0"/>
    <w:rsid w:val="0067369F"/>
    <w:rsid w:val="0067772E"/>
    <w:rsid w:val="00677D0C"/>
    <w:rsid w:val="00680EDB"/>
    <w:rsid w:val="00681540"/>
    <w:rsid w:val="00682F11"/>
    <w:rsid w:val="00685104"/>
    <w:rsid w:val="00686EA8"/>
    <w:rsid w:val="006871C0"/>
    <w:rsid w:val="006902DC"/>
    <w:rsid w:val="00691500"/>
    <w:rsid w:val="0069230E"/>
    <w:rsid w:val="006959BC"/>
    <w:rsid w:val="00695D68"/>
    <w:rsid w:val="00695F3E"/>
    <w:rsid w:val="006A102D"/>
    <w:rsid w:val="006A25EA"/>
    <w:rsid w:val="006A323F"/>
    <w:rsid w:val="006A5E45"/>
    <w:rsid w:val="006A7CE0"/>
    <w:rsid w:val="006B0A44"/>
    <w:rsid w:val="006B26B4"/>
    <w:rsid w:val="006B2AB2"/>
    <w:rsid w:val="006B4A4C"/>
    <w:rsid w:val="006B5B62"/>
    <w:rsid w:val="006B7FAD"/>
    <w:rsid w:val="006C106A"/>
    <w:rsid w:val="006C41FA"/>
    <w:rsid w:val="006C5D16"/>
    <w:rsid w:val="006D4335"/>
    <w:rsid w:val="006D4486"/>
    <w:rsid w:val="006D5E04"/>
    <w:rsid w:val="006D7A10"/>
    <w:rsid w:val="006F026E"/>
    <w:rsid w:val="006F7506"/>
    <w:rsid w:val="00702D8C"/>
    <w:rsid w:val="00705334"/>
    <w:rsid w:val="00706DC3"/>
    <w:rsid w:val="00710054"/>
    <w:rsid w:val="00712F72"/>
    <w:rsid w:val="00714381"/>
    <w:rsid w:val="00717332"/>
    <w:rsid w:val="007211D2"/>
    <w:rsid w:val="0072277C"/>
    <w:rsid w:val="00722B6E"/>
    <w:rsid w:val="00724D32"/>
    <w:rsid w:val="00726351"/>
    <w:rsid w:val="00727BD3"/>
    <w:rsid w:val="00730917"/>
    <w:rsid w:val="00733036"/>
    <w:rsid w:val="007338F7"/>
    <w:rsid w:val="00734345"/>
    <w:rsid w:val="00737320"/>
    <w:rsid w:val="0074058C"/>
    <w:rsid w:val="00741A43"/>
    <w:rsid w:val="007424E3"/>
    <w:rsid w:val="007457B1"/>
    <w:rsid w:val="00747B50"/>
    <w:rsid w:val="00762514"/>
    <w:rsid w:val="00762B07"/>
    <w:rsid w:val="00763028"/>
    <w:rsid w:val="00764D35"/>
    <w:rsid w:val="00765E83"/>
    <w:rsid w:val="00770804"/>
    <w:rsid w:val="00770C11"/>
    <w:rsid w:val="007803D5"/>
    <w:rsid w:val="007827F8"/>
    <w:rsid w:val="007830C5"/>
    <w:rsid w:val="007831A1"/>
    <w:rsid w:val="00784037"/>
    <w:rsid w:val="00784F48"/>
    <w:rsid w:val="007879AD"/>
    <w:rsid w:val="00790C31"/>
    <w:rsid w:val="00792008"/>
    <w:rsid w:val="00794AAA"/>
    <w:rsid w:val="00797DBE"/>
    <w:rsid w:val="007A1AD2"/>
    <w:rsid w:val="007A1DD0"/>
    <w:rsid w:val="007A2610"/>
    <w:rsid w:val="007A2D1D"/>
    <w:rsid w:val="007A2E14"/>
    <w:rsid w:val="007A3BD8"/>
    <w:rsid w:val="007A41E4"/>
    <w:rsid w:val="007A488F"/>
    <w:rsid w:val="007A6F08"/>
    <w:rsid w:val="007A7EEF"/>
    <w:rsid w:val="007B2010"/>
    <w:rsid w:val="007B3D0E"/>
    <w:rsid w:val="007B5483"/>
    <w:rsid w:val="007B6913"/>
    <w:rsid w:val="007C522C"/>
    <w:rsid w:val="007D08C4"/>
    <w:rsid w:val="007D3A6D"/>
    <w:rsid w:val="007D480C"/>
    <w:rsid w:val="007E0915"/>
    <w:rsid w:val="007E3467"/>
    <w:rsid w:val="007E5898"/>
    <w:rsid w:val="007E698B"/>
    <w:rsid w:val="007E6D99"/>
    <w:rsid w:val="007E785F"/>
    <w:rsid w:val="007F0155"/>
    <w:rsid w:val="007F21BA"/>
    <w:rsid w:val="007F28C4"/>
    <w:rsid w:val="007F60E6"/>
    <w:rsid w:val="007F6790"/>
    <w:rsid w:val="007F792D"/>
    <w:rsid w:val="008032D5"/>
    <w:rsid w:val="0080569D"/>
    <w:rsid w:val="008069AD"/>
    <w:rsid w:val="00806CB0"/>
    <w:rsid w:val="00807F08"/>
    <w:rsid w:val="008109D4"/>
    <w:rsid w:val="00810E00"/>
    <w:rsid w:val="008118F9"/>
    <w:rsid w:val="008164F2"/>
    <w:rsid w:val="00816529"/>
    <w:rsid w:val="008208D0"/>
    <w:rsid w:val="0082303D"/>
    <w:rsid w:val="00827656"/>
    <w:rsid w:val="00833462"/>
    <w:rsid w:val="00836BED"/>
    <w:rsid w:val="00840758"/>
    <w:rsid w:val="008409A5"/>
    <w:rsid w:val="00845B6A"/>
    <w:rsid w:val="00847A82"/>
    <w:rsid w:val="00847CDB"/>
    <w:rsid w:val="0085124D"/>
    <w:rsid w:val="00851292"/>
    <w:rsid w:val="00854321"/>
    <w:rsid w:val="00856915"/>
    <w:rsid w:val="00864BFA"/>
    <w:rsid w:val="008670EC"/>
    <w:rsid w:val="008702DE"/>
    <w:rsid w:val="00871D1E"/>
    <w:rsid w:val="00873932"/>
    <w:rsid w:val="00875D4C"/>
    <w:rsid w:val="0087638B"/>
    <w:rsid w:val="008807F6"/>
    <w:rsid w:val="00882021"/>
    <w:rsid w:val="00882DEB"/>
    <w:rsid w:val="00886CE4"/>
    <w:rsid w:val="008876E4"/>
    <w:rsid w:val="008925B2"/>
    <w:rsid w:val="00893CB7"/>
    <w:rsid w:val="00893E64"/>
    <w:rsid w:val="0089590A"/>
    <w:rsid w:val="0089702F"/>
    <w:rsid w:val="008A21CD"/>
    <w:rsid w:val="008A3F89"/>
    <w:rsid w:val="008A5C3F"/>
    <w:rsid w:val="008B0918"/>
    <w:rsid w:val="008B10D8"/>
    <w:rsid w:val="008B15FC"/>
    <w:rsid w:val="008B1994"/>
    <w:rsid w:val="008B3B1B"/>
    <w:rsid w:val="008C0214"/>
    <w:rsid w:val="008C1D55"/>
    <w:rsid w:val="008C2D5B"/>
    <w:rsid w:val="008C41B0"/>
    <w:rsid w:val="008C4829"/>
    <w:rsid w:val="008C4BE2"/>
    <w:rsid w:val="008C4DAF"/>
    <w:rsid w:val="008C6772"/>
    <w:rsid w:val="008C718D"/>
    <w:rsid w:val="008D19DD"/>
    <w:rsid w:val="008D278C"/>
    <w:rsid w:val="008E0779"/>
    <w:rsid w:val="008E26DF"/>
    <w:rsid w:val="008E2F3C"/>
    <w:rsid w:val="008E34B2"/>
    <w:rsid w:val="008E36D9"/>
    <w:rsid w:val="008E3F91"/>
    <w:rsid w:val="008E51F2"/>
    <w:rsid w:val="008E58EE"/>
    <w:rsid w:val="008E5BEE"/>
    <w:rsid w:val="008E7CA9"/>
    <w:rsid w:val="008F145F"/>
    <w:rsid w:val="008F3522"/>
    <w:rsid w:val="008F3632"/>
    <w:rsid w:val="008F486B"/>
    <w:rsid w:val="008F4900"/>
    <w:rsid w:val="008F55F0"/>
    <w:rsid w:val="008F70A2"/>
    <w:rsid w:val="008F71F4"/>
    <w:rsid w:val="008F772B"/>
    <w:rsid w:val="00914A1B"/>
    <w:rsid w:val="00914ACA"/>
    <w:rsid w:val="00914B01"/>
    <w:rsid w:val="00916868"/>
    <w:rsid w:val="00922625"/>
    <w:rsid w:val="00922ACF"/>
    <w:rsid w:val="009239C8"/>
    <w:rsid w:val="00926925"/>
    <w:rsid w:val="00931688"/>
    <w:rsid w:val="009333C3"/>
    <w:rsid w:val="00933BCC"/>
    <w:rsid w:val="0093721A"/>
    <w:rsid w:val="00941323"/>
    <w:rsid w:val="009427FA"/>
    <w:rsid w:val="00947C21"/>
    <w:rsid w:val="00953E58"/>
    <w:rsid w:val="009545A7"/>
    <w:rsid w:val="00955571"/>
    <w:rsid w:val="0096136F"/>
    <w:rsid w:val="009618C2"/>
    <w:rsid w:val="009618E9"/>
    <w:rsid w:val="00963CEF"/>
    <w:rsid w:val="00966408"/>
    <w:rsid w:val="00970B95"/>
    <w:rsid w:val="009724D3"/>
    <w:rsid w:val="00972A5A"/>
    <w:rsid w:val="009763E0"/>
    <w:rsid w:val="009814D4"/>
    <w:rsid w:val="009906D6"/>
    <w:rsid w:val="009928B1"/>
    <w:rsid w:val="009933E9"/>
    <w:rsid w:val="00994738"/>
    <w:rsid w:val="009965E0"/>
    <w:rsid w:val="009A3018"/>
    <w:rsid w:val="009A327F"/>
    <w:rsid w:val="009A6EF2"/>
    <w:rsid w:val="009A78CD"/>
    <w:rsid w:val="009B130A"/>
    <w:rsid w:val="009B1C8E"/>
    <w:rsid w:val="009B1DC1"/>
    <w:rsid w:val="009B2410"/>
    <w:rsid w:val="009B3B21"/>
    <w:rsid w:val="009B3D04"/>
    <w:rsid w:val="009B45A9"/>
    <w:rsid w:val="009B618C"/>
    <w:rsid w:val="009B7A61"/>
    <w:rsid w:val="009C0516"/>
    <w:rsid w:val="009C1552"/>
    <w:rsid w:val="009D0921"/>
    <w:rsid w:val="009D0D7A"/>
    <w:rsid w:val="009D2B27"/>
    <w:rsid w:val="009D3959"/>
    <w:rsid w:val="009E13BB"/>
    <w:rsid w:val="009E4848"/>
    <w:rsid w:val="009E554B"/>
    <w:rsid w:val="009E7A66"/>
    <w:rsid w:val="009F1670"/>
    <w:rsid w:val="009F32EA"/>
    <w:rsid w:val="009F4ED6"/>
    <w:rsid w:val="009F53DF"/>
    <w:rsid w:val="009F5FC6"/>
    <w:rsid w:val="00A05D17"/>
    <w:rsid w:val="00A06A4B"/>
    <w:rsid w:val="00A116BE"/>
    <w:rsid w:val="00A130D2"/>
    <w:rsid w:val="00A131CF"/>
    <w:rsid w:val="00A13462"/>
    <w:rsid w:val="00A1350B"/>
    <w:rsid w:val="00A224DC"/>
    <w:rsid w:val="00A225D9"/>
    <w:rsid w:val="00A2467B"/>
    <w:rsid w:val="00A37AE7"/>
    <w:rsid w:val="00A43C65"/>
    <w:rsid w:val="00A46612"/>
    <w:rsid w:val="00A4745F"/>
    <w:rsid w:val="00A510ED"/>
    <w:rsid w:val="00A52CF4"/>
    <w:rsid w:val="00A530DC"/>
    <w:rsid w:val="00A54568"/>
    <w:rsid w:val="00A578B9"/>
    <w:rsid w:val="00A61000"/>
    <w:rsid w:val="00A63668"/>
    <w:rsid w:val="00A64272"/>
    <w:rsid w:val="00A64616"/>
    <w:rsid w:val="00A64B05"/>
    <w:rsid w:val="00A64E1B"/>
    <w:rsid w:val="00A67156"/>
    <w:rsid w:val="00A70F7C"/>
    <w:rsid w:val="00A7301A"/>
    <w:rsid w:val="00A76360"/>
    <w:rsid w:val="00A8029A"/>
    <w:rsid w:val="00A81F72"/>
    <w:rsid w:val="00A82414"/>
    <w:rsid w:val="00A83439"/>
    <w:rsid w:val="00A9177C"/>
    <w:rsid w:val="00A9261E"/>
    <w:rsid w:val="00A927B9"/>
    <w:rsid w:val="00A94E66"/>
    <w:rsid w:val="00A97333"/>
    <w:rsid w:val="00AA0571"/>
    <w:rsid w:val="00AA2374"/>
    <w:rsid w:val="00AB282B"/>
    <w:rsid w:val="00AB5AD2"/>
    <w:rsid w:val="00AB7521"/>
    <w:rsid w:val="00AB78D9"/>
    <w:rsid w:val="00AC1776"/>
    <w:rsid w:val="00AC2C74"/>
    <w:rsid w:val="00AC339C"/>
    <w:rsid w:val="00AC4396"/>
    <w:rsid w:val="00AC68F5"/>
    <w:rsid w:val="00AC69F7"/>
    <w:rsid w:val="00AC6DAD"/>
    <w:rsid w:val="00AC7F2F"/>
    <w:rsid w:val="00AD21AF"/>
    <w:rsid w:val="00AD76AC"/>
    <w:rsid w:val="00AE450C"/>
    <w:rsid w:val="00AE48CA"/>
    <w:rsid w:val="00AE4D59"/>
    <w:rsid w:val="00AE5367"/>
    <w:rsid w:val="00AE5B25"/>
    <w:rsid w:val="00AE7573"/>
    <w:rsid w:val="00AF14F5"/>
    <w:rsid w:val="00AF2752"/>
    <w:rsid w:val="00AF3ACC"/>
    <w:rsid w:val="00B035E8"/>
    <w:rsid w:val="00B040BC"/>
    <w:rsid w:val="00B101BF"/>
    <w:rsid w:val="00B10ECC"/>
    <w:rsid w:val="00B11B0B"/>
    <w:rsid w:val="00B1286D"/>
    <w:rsid w:val="00B130E7"/>
    <w:rsid w:val="00B16646"/>
    <w:rsid w:val="00B2059F"/>
    <w:rsid w:val="00B2149A"/>
    <w:rsid w:val="00B217E4"/>
    <w:rsid w:val="00B24941"/>
    <w:rsid w:val="00B256CD"/>
    <w:rsid w:val="00B30CA1"/>
    <w:rsid w:val="00B311DA"/>
    <w:rsid w:val="00B32AF9"/>
    <w:rsid w:val="00B34E85"/>
    <w:rsid w:val="00B36904"/>
    <w:rsid w:val="00B41CDB"/>
    <w:rsid w:val="00B4205E"/>
    <w:rsid w:val="00B42376"/>
    <w:rsid w:val="00B43DA9"/>
    <w:rsid w:val="00B44F93"/>
    <w:rsid w:val="00B46360"/>
    <w:rsid w:val="00B503F9"/>
    <w:rsid w:val="00B506EB"/>
    <w:rsid w:val="00B50DF1"/>
    <w:rsid w:val="00B51EAD"/>
    <w:rsid w:val="00B56B44"/>
    <w:rsid w:val="00B5701B"/>
    <w:rsid w:val="00B6006B"/>
    <w:rsid w:val="00B6706D"/>
    <w:rsid w:val="00B6718C"/>
    <w:rsid w:val="00B75902"/>
    <w:rsid w:val="00B76A71"/>
    <w:rsid w:val="00B770C7"/>
    <w:rsid w:val="00B80F2B"/>
    <w:rsid w:val="00B8104F"/>
    <w:rsid w:val="00B832D4"/>
    <w:rsid w:val="00B91B90"/>
    <w:rsid w:val="00B93D3C"/>
    <w:rsid w:val="00B94779"/>
    <w:rsid w:val="00BA080A"/>
    <w:rsid w:val="00BA18E1"/>
    <w:rsid w:val="00BB6ED1"/>
    <w:rsid w:val="00BB6EF2"/>
    <w:rsid w:val="00BB70B0"/>
    <w:rsid w:val="00BB758D"/>
    <w:rsid w:val="00BB7BD3"/>
    <w:rsid w:val="00BB7DA3"/>
    <w:rsid w:val="00BC00D8"/>
    <w:rsid w:val="00BC0699"/>
    <w:rsid w:val="00BC2747"/>
    <w:rsid w:val="00BC4048"/>
    <w:rsid w:val="00BC5569"/>
    <w:rsid w:val="00BC68D9"/>
    <w:rsid w:val="00BD07AA"/>
    <w:rsid w:val="00BD2E22"/>
    <w:rsid w:val="00BD306F"/>
    <w:rsid w:val="00BD5BC1"/>
    <w:rsid w:val="00BE29ED"/>
    <w:rsid w:val="00BE4C73"/>
    <w:rsid w:val="00BE5AB9"/>
    <w:rsid w:val="00BE61C4"/>
    <w:rsid w:val="00BF1175"/>
    <w:rsid w:val="00BF74B6"/>
    <w:rsid w:val="00C01398"/>
    <w:rsid w:val="00C03288"/>
    <w:rsid w:val="00C034A1"/>
    <w:rsid w:val="00C03839"/>
    <w:rsid w:val="00C04FA1"/>
    <w:rsid w:val="00C13C41"/>
    <w:rsid w:val="00C14633"/>
    <w:rsid w:val="00C14C11"/>
    <w:rsid w:val="00C154C5"/>
    <w:rsid w:val="00C15A4D"/>
    <w:rsid w:val="00C171EB"/>
    <w:rsid w:val="00C20704"/>
    <w:rsid w:val="00C20BE9"/>
    <w:rsid w:val="00C2149D"/>
    <w:rsid w:val="00C23BC9"/>
    <w:rsid w:val="00C24DB7"/>
    <w:rsid w:val="00C276C3"/>
    <w:rsid w:val="00C31576"/>
    <w:rsid w:val="00C328BC"/>
    <w:rsid w:val="00C33CDD"/>
    <w:rsid w:val="00C36D76"/>
    <w:rsid w:val="00C36E8D"/>
    <w:rsid w:val="00C371A6"/>
    <w:rsid w:val="00C41ADE"/>
    <w:rsid w:val="00C42403"/>
    <w:rsid w:val="00C43B72"/>
    <w:rsid w:val="00C443E5"/>
    <w:rsid w:val="00C44CB3"/>
    <w:rsid w:val="00C46337"/>
    <w:rsid w:val="00C4674B"/>
    <w:rsid w:val="00C524A5"/>
    <w:rsid w:val="00C52DB5"/>
    <w:rsid w:val="00C55356"/>
    <w:rsid w:val="00C605BC"/>
    <w:rsid w:val="00C62454"/>
    <w:rsid w:val="00C64FDC"/>
    <w:rsid w:val="00C72B13"/>
    <w:rsid w:val="00C734A5"/>
    <w:rsid w:val="00C76342"/>
    <w:rsid w:val="00C77411"/>
    <w:rsid w:val="00C805A3"/>
    <w:rsid w:val="00C84FC5"/>
    <w:rsid w:val="00C90EC1"/>
    <w:rsid w:val="00C93044"/>
    <w:rsid w:val="00CA6CC9"/>
    <w:rsid w:val="00CA7C19"/>
    <w:rsid w:val="00CB2AB4"/>
    <w:rsid w:val="00CB5155"/>
    <w:rsid w:val="00CB6318"/>
    <w:rsid w:val="00CB6407"/>
    <w:rsid w:val="00CC01C3"/>
    <w:rsid w:val="00CC3176"/>
    <w:rsid w:val="00CC44A7"/>
    <w:rsid w:val="00CC6634"/>
    <w:rsid w:val="00CD00FF"/>
    <w:rsid w:val="00CD0E26"/>
    <w:rsid w:val="00CD359A"/>
    <w:rsid w:val="00CD47B8"/>
    <w:rsid w:val="00CD6017"/>
    <w:rsid w:val="00CE14B0"/>
    <w:rsid w:val="00CE3396"/>
    <w:rsid w:val="00CF0291"/>
    <w:rsid w:val="00CF0ABE"/>
    <w:rsid w:val="00CF1F2D"/>
    <w:rsid w:val="00CF204D"/>
    <w:rsid w:val="00CF4F45"/>
    <w:rsid w:val="00D02519"/>
    <w:rsid w:val="00D0310B"/>
    <w:rsid w:val="00D06C65"/>
    <w:rsid w:val="00D07D18"/>
    <w:rsid w:val="00D07D6D"/>
    <w:rsid w:val="00D10433"/>
    <w:rsid w:val="00D1137C"/>
    <w:rsid w:val="00D135C3"/>
    <w:rsid w:val="00D13877"/>
    <w:rsid w:val="00D138AC"/>
    <w:rsid w:val="00D15933"/>
    <w:rsid w:val="00D15C76"/>
    <w:rsid w:val="00D172B3"/>
    <w:rsid w:val="00D17A80"/>
    <w:rsid w:val="00D22DF9"/>
    <w:rsid w:val="00D2380A"/>
    <w:rsid w:val="00D301D5"/>
    <w:rsid w:val="00D33D2C"/>
    <w:rsid w:val="00D34AAE"/>
    <w:rsid w:val="00D3580A"/>
    <w:rsid w:val="00D35A4E"/>
    <w:rsid w:val="00D37266"/>
    <w:rsid w:val="00D41B4A"/>
    <w:rsid w:val="00D42D56"/>
    <w:rsid w:val="00D43C44"/>
    <w:rsid w:val="00D43DE8"/>
    <w:rsid w:val="00D46472"/>
    <w:rsid w:val="00D47C34"/>
    <w:rsid w:val="00D51ACE"/>
    <w:rsid w:val="00D52654"/>
    <w:rsid w:val="00D571FD"/>
    <w:rsid w:val="00D649CA"/>
    <w:rsid w:val="00D6720B"/>
    <w:rsid w:val="00D70514"/>
    <w:rsid w:val="00D73BF7"/>
    <w:rsid w:val="00D82499"/>
    <w:rsid w:val="00D85F3B"/>
    <w:rsid w:val="00D8719A"/>
    <w:rsid w:val="00D87AB2"/>
    <w:rsid w:val="00D94322"/>
    <w:rsid w:val="00D94C71"/>
    <w:rsid w:val="00D94F85"/>
    <w:rsid w:val="00D95592"/>
    <w:rsid w:val="00D95FF6"/>
    <w:rsid w:val="00D960A3"/>
    <w:rsid w:val="00DA7D82"/>
    <w:rsid w:val="00DB542E"/>
    <w:rsid w:val="00DC3463"/>
    <w:rsid w:val="00DC3898"/>
    <w:rsid w:val="00DC4369"/>
    <w:rsid w:val="00DC51AE"/>
    <w:rsid w:val="00DD6D3A"/>
    <w:rsid w:val="00DD7A59"/>
    <w:rsid w:val="00DE3960"/>
    <w:rsid w:val="00DE5D2F"/>
    <w:rsid w:val="00DE6788"/>
    <w:rsid w:val="00DE6BCC"/>
    <w:rsid w:val="00DF097C"/>
    <w:rsid w:val="00DF4C57"/>
    <w:rsid w:val="00E02012"/>
    <w:rsid w:val="00E025DD"/>
    <w:rsid w:val="00E04543"/>
    <w:rsid w:val="00E0568A"/>
    <w:rsid w:val="00E06923"/>
    <w:rsid w:val="00E13E08"/>
    <w:rsid w:val="00E15391"/>
    <w:rsid w:val="00E21CC1"/>
    <w:rsid w:val="00E23727"/>
    <w:rsid w:val="00E23805"/>
    <w:rsid w:val="00E2610B"/>
    <w:rsid w:val="00E31696"/>
    <w:rsid w:val="00E335C3"/>
    <w:rsid w:val="00E35ADA"/>
    <w:rsid w:val="00E36A6B"/>
    <w:rsid w:val="00E43351"/>
    <w:rsid w:val="00E43531"/>
    <w:rsid w:val="00E44558"/>
    <w:rsid w:val="00E45807"/>
    <w:rsid w:val="00E46F92"/>
    <w:rsid w:val="00E51E1E"/>
    <w:rsid w:val="00E53F13"/>
    <w:rsid w:val="00E56692"/>
    <w:rsid w:val="00E62B18"/>
    <w:rsid w:val="00E6304C"/>
    <w:rsid w:val="00E63F44"/>
    <w:rsid w:val="00E67736"/>
    <w:rsid w:val="00E67E46"/>
    <w:rsid w:val="00E705FD"/>
    <w:rsid w:val="00E711C9"/>
    <w:rsid w:val="00E71254"/>
    <w:rsid w:val="00E71BA4"/>
    <w:rsid w:val="00E72927"/>
    <w:rsid w:val="00E75439"/>
    <w:rsid w:val="00E763B2"/>
    <w:rsid w:val="00E771FA"/>
    <w:rsid w:val="00E818BE"/>
    <w:rsid w:val="00E85810"/>
    <w:rsid w:val="00E910C9"/>
    <w:rsid w:val="00E9138C"/>
    <w:rsid w:val="00E93AC9"/>
    <w:rsid w:val="00E95385"/>
    <w:rsid w:val="00E967C1"/>
    <w:rsid w:val="00E96DF7"/>
    <w:rsid w:val="00EA0A4C"/>
    <w:rsid w:val="00EA1326"/>
    <w:rsid w:val="00EA1B26"/>
    <w:rsid w:val="00EA7BBA"/>
    <w:rsid w:val="00EB0991"/>
    <w:rsid w:val="00EB29D1"/>
    <w:rsid w:val="00EB2A5E"/>
    <w:rsid w:val="00EB2D74"/>
    <w:rsid w:val="00EB57AF"/>
    <w:rsid w:val="00EB5AAE"/>
    <w:rsid w:val="00EB67DD"/>
    <w:rsid w:val="00EB77AE"/>
    <w:rsid w:val="00EC0B58"/>
    <w:rsid w:val="00EC1E72"/>
    <w:rsid w:val="00EC22B4"/>
    <w:rsid w:val="00EC2668"/>
    <w:rsid w:val="00EC3705"/>
    <w:rsid w:val="00EC533C"/>
    <w:rsid w:val="00ED0101"/>
    <w:rsid w:val="00ED199C"/>
    <w:rsid w:val="00ED1A03"/>
    <w:rsid w:val="00ED2FBB"/>
    <w:rsid w:val="00ED49F7"/>
    <w:rsid w:val="00EE1685"/>
    <w:rsid w:val="00EF3C64"/>
    <w:rsid w:val="00EF4062"/>
    <w:rsid w:val="00EF7181"/>
    <w:rsid w:val="00F0003C"/>
    <w:rsid w:val="00F00DFE"/>
    <w:rsid w:val="00F012FF"/>
    <w:rsid w:val="00F01872"/>
    <w:rsid w:val="00F07C46"/>
    <w:rsid w:val="00F13075"/>
    <w:rsid w:val="00F15E93"/>
    <w:rsid w:val="00F16128"/>
    <w:rsid w:val="00F16D5C"/>
    <w:rsid w:val="00F2449D"/>
    <w:rsid w:val="00F314C7"/>
    <w:rsid w:val="00F314F9"/>
    <w:rsid w:val="00F31F69"/>
    <w:rsid w:val="00F32497"/>
    <w:rsid w:val="00F3259F"/>
    <w:rsid w:val="00F36923"/>
    <w:rsid w:val="00F406EA"/>
    <w:rsid w:val="00F40F4B"/>
    <w:rsid w:val="00F50C86"/>
    <w:rsid w:val="00F51635"/>
    <w:rsid w:val="00F543EB"/>
    <w:rsid w:val="00F5648C"/>
    <w:rsid w:val="00F64002"/>
    <w:rsid w:val="00F64583"/>
    <w:rsid w:val="00F65877"/>
    <w:rsid w:val="00F6785E"/>
    <w:rsid w:val="00F70CB9"/>
    <w:rsid w:val="00F737D0"/>
    <w:rsid w:val="00F758D4"/>
    <w:rsid w:val="00F81BDF"/>
    <w:rsid w:val="00F82957"/>
    <w:rsid w:val="00F83037"/>
    <w:rsid w:val="00F83A06"/>
    <w:rsid w:val="00F846DF"/>
    <w:rsid w:val="00F84BC9"/>
    <w:rsid w:val="00F852E9"/>
    <w:rsid w:val="00F90605"/>
    <w:rsid w:val="00F927A6"/>
    <w:rsid w:val="00F92FAC"/>
    <w:rsid w:val="00F930C4"/>
    <w:rsid w:val="00F94AA1"/>
    <w:rsid w:val="00F96A58"/>
    <w:rsid w:val="00F971DC"/>
    <w:rsid w:val="00FA03AE"/>
    <w:rsid w:val="00FA0FB4"/>
    <w:rsid w:val="00FA2A7B"/>
    <w:rsid w:val="00FA4445"/>
    <w:rsid w:val="00FA52F1"/>
    <w:rsid w:val="00FB01D3"/>
    <w:rsid w:val="00FB0F2B"/>
    <w:rsid w:val="00FB1B28"/>
    <w:rsid w:val="00FB434B"/>
    <w:rsid w:val="00FB69B3"/>
    <w:rsid w:val="00FC2A9E"/>
    <w:rsid w:val="00FD10E8"/>
    <w:rsid w:val="00FD123F"/>
    <w:rsid w:val="00FD1B60"/>
    <w:rsid w:val="00FD74C5"/>
    <w:rsid w:val="00FD7FF5"/>
    <w:rsid w:val="00FE0771"/>
    <w:rsid w:val="00FE461D"/>
    <w:rsid w:val="00FE46D9"/>
    <w:rsid w:val="00FE4E4B"/>
    <w:rsid w:val="00FE5C96"/>
    <w:rsid w:val="00FE7551"/>
    <w:rsid w:val="00FF1358"/>
    <w:rsid w:val="00FF1778"/>
    <w:rsid w:val="00FF47F6"/>
    <w:rsid w:val="00FF52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9F0573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3160F"/>
    <w:pPr>
      <w:keepLines/>
      <w:tabs>
        <w:tab w:val="left" w:pos="1260"/>
      </w:tabs>
      <w:spacing w:before="160" w:after="160"/>
    </w:pPr>
    <w:rPr>
      <w:rFonts w:ascii="Palatino Linotype" w:hAnsi="Palatino Linotype" w:cs="Palatino"/>
    </w:rPr>
  </w:style>
  <w:style w:type="paragraph" w:styleId="Heading1">
    <w:name w:val="heading 1"/>
    <w:basedOn w:val="Normal"/>
    <w:next w:val="Normal"/>
    <w:autoRedefine/>
    <w:qFormat/>
    <w:rsid w:val="00A64E1B"/>
    <w:pPr>
      <w:keepLines w:val="0"/>
      <w:pageBreakBefore/>
      <w:spacing w:before="0" w:after="240"/>
      <w:jc w:val="center"/>
      <w:outlineLvl w:val="0"/>
    </w:pPr>
    <w:rPr>
      <w:b/>
      <w:bCs/>
      <w:kern w:val="28"/>
      <w:sz w:val="28"/>
      <w:szCs w:val="28"/>
    </w:rPr>
  </w:style>
  <w:style w:type="paragraph" w:styleId="Heading2">
    <w:name w:val="heading 2"/>
    <w:basedOn w:val="Heading1"/>
    <w:next w:val="ListBullet2"/>
    <w:link w:val="Heading2Char"/>
    <w:autoRedefine/>
    <w:qFormat/>
    <w:rsid w:val="00453492"/>
    <w:pPr>
      <w:keepNext/>
      <w:pageBreakBefore w:val="0"/>
      <w:tabs>
        <w:tab w:val="clear" w:pos="1260"/>
      </w:tabs>
      <w:spacing w:before="240" w:after="60" w:line="360" w:lineRule="auto"/>
      <w:ind w:left="420" w:hanging="420"/>
      <w:jc w:val="both"/>
      <w:outlineLvl w:val="1"/>
    </w:pPr>
    <w:rPr>
      <w:rFonts w:eastAsia="WenQuanYi Zen Hei Sharp"/>
      <w:b w:val="0"/>
      <w:sz w:val="24"/>
    </w:rPr>
  </w:style>
  <w:style w:type="paragraph" w:styleId="Heading3">
    <w:name w:val="heading 3"/>
    <w:aliases w:val="Heading 3 Char1,Heading 3 Char Char"/>
    <w:basedOn w:val="Normal"/>
    <w:next w:val="ListBullet2"/>
    <w:qFormat/>
    <w:rsid w:val="00933BCC"/>
    <w:pPr>
      <w:tabs>
        <w:tab w:val="clear" w:pos="1260"/>
        <w:tab w:val="left" w:pos="720"/>
        <w:tab w:val="left" w:pos="1008"/>
      </w:tabs>
      <w:outlineLvl w:val="2"/>
    </w:pPr>
  </w:style>
  <w:style w:type="paragraph" w:styleId="Heading4">
    <w:name w:val="heading 4"/>
    <w:aliases w:val="Char Char,Char"/>
    <w:basedOn w:val="Normal"/>
    <w:next w:val="Normal"/>
    <w:qFormat/>
    <w:rsid w:val="00933BCC"/>
    <w:pPr>
      <w:keepLines w:val="0"/>
      <w:widowControl w:val="0"/>
      <w:numPr>
        <w:numId w:val="23"/>
      </w:numPr>
      <w:tabs>
        <w:tab w:val="clear" w:pos="1260"/>
      </w:tabs>
      <w:spacing w:before="240" w:after="60"/>
      <w:jc w:val="both"/>
      <w:outlineLvl w:val="3"/>
    </w:pPr>
  </w:style>
  <w:style w:type="paragraph" w:styleId="Heading5">
    <w:name w:val="heading 5"/>
    <w:basedOn w:val="Normal"/>
    <w:next w:val="Normal"/>
    <w:link w:val="Heading5Char"/>
    <w:autoRedefine/>
    <w:qFormat/>
    <w:rsid w:val="008109D4"/>
    <w:pPr>
      <w:tabs>
        <w:tab w:val="clear" w:pos="1260"/>
        <w:tab w:val="left" w:pos="1008"/>
      </w:tabs>
      <w:spacing w:before="240" w:after="60"/>
      <w:outlineLvl w:val="4"/>
    </w:pPr>
    <w:rPr>
      <w:rFonts w:cs="Palatino Linotype"/>
    </w:rPr>
  </w:style>
  <w:style w:type="paragraph" w:styleId="Heading6">
    <w:name w:val="heading 6"/>
    <w:basedOn w:val="Normal"/>
    <w:next w:val="Normal"/>
    <w:qFormat/>
    <w:rsid w:val="00A05D17"/>
    <w:pPr>
      <w:numPr>
        <w:ilvl w:val="5"/>
        <w:numId w:val="3"/>
      </w:numPr>
      <w:tabs>
        <w:tab w:val="clear" w:pos="1260"/>
        <w:tab w:val="left" w:pos="1008"/>
        <w:tab w:val="left" w:pos="2160"/>
      </w:tabs>
      <w:spacing w:before="240" w:after="60"/>
      <w:outlineLvl w:val="5"/>
    </w:pPr>
  </w:style>
  <w:style w:type="paragraph" w:styleId="Heading7">
    <w:name w:val="heading 7"/>
    <w:basedOn w:val="Normal"/>
    <w:next w:val="Normal"/>
    <w:link w:val="Heading7Char"/>
    <w:qFormat/>
    <w:rsid w:val="00A05D17"/>
    <w:pPr>
      <w:numPr>
        <w:ilvl w:val="6"/>
        <w:numId w:val="3"/>
      </w:numPr>
      <w:spacing w:before="240" w:after="60"/>
      <w:outlineLvl w:val="6"/>
    </w:pPr>
  </w:style>
  <w:style w:type="paragraph" w:styleId="Heading8">
    <w:name w:val="heading 8"/>
    <w:basedOn w:val="Heading1"/>
    <w:next w:val="Normal"/>
    <w:qFormat/>
    <w:rsid w:val="00A05D17"/>
    <w:pPr>
      <w:numPr>
        <w:ilvl w:val="7"/>
      </w:numPr>
      <w:spacing w:before="240" w:after="60"/>
      <w:outlineLvl w:val="7"/>
    </w:pPr>
  </w:style>
  <w:style w:type="paragraph" w:styleId="Heading9">
    <w:name w:val="heading 9"/>
    <w:basedOn w:val="Normal"/>
    <w:next w:val="Normal"/>
    <w:qFormat/>
    <w:rsid w:val="00A05D17"/>
    <w:pPr>
      <w:numPr>
        <w:ilvl w:val="8"/>
        <w:numId w:val="3"/>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autoRedefine/>
    <w:uiPriority w:val="39"/>
    <w:rsid w:val="00A05D17"/>
    <w:pPr>
      <w:tabs>
        <w:tab w:val="clear" w:pos="1260"/>
      </w:tabs>
      <w:spacing w:before="0" w:after="0"/>
      <w:ind w:left="400"/>
    </w:pPr>
    <w:rPr>
      <w:rFonts w:asciiTheme="minorHAnsi" w:hAnsiTheme="minorHAnsi"/>
      <w:i/>
      <w:iCs/>
      <w:sz w:val="22"/>
      <w:szCs w:val="22"/>
    </w:rPr>
  </w:style>
  <w:style w:type="paragraph" w:styleId="TOC2">
    <w:name w:val="toc 2"/>
    <w:basedOn w:val="Normal"/>
    <w:next w:val="Normal"/>
    <w:autoRedefine/>
    <w:uiPriority w:val="39"/>
    <w:rsid w:val="00955571"/>
    <w:pPr>
      <w:tabs>
        <w:tab w:val="clear" w:pos="1260"/>
      </w:tabs>
      <w:spacing w:before="0" w:after="0"/>
      <w:ind w:left="200"/>
    </w:pPr>
    <w:rPr>
      <w:rFonts w:asciiTheme="minorHAnsi" w:hAnsiTheme="minorHAnsi"/>
      <w:smallCaps/>
      <w:sz w:val="22"/>
      <w:szCs w:val="22"/>
    </w:rPr>
  </w:style>
  <w:style w:type="paragraph" w:styleId="TOC1">
    <w:name w:val="toc 1"/>
    <w:basedOn w:val="Normal"/>
    <w:next w:val="Normal"/>
    <w:autoRedefine/>
    <w:uiPriority w:val="39"/>
    <w:rsid w:val="00CB6407"/>
    <w:pPr>
      <w:tabs>
        <w:tab w:val="clear" w:pos="1260"/>
      </w:tabs>
      <w:spacing w:before="120" w:after="0"/>
    </w:pPr>
    <w:rPr>
      <w:rFonts w:asciiTheme="minorHAnsi" w:hAnsiTheme="minorHAnsi"/>
      <w:b/>
      <w:bCs/>
      <w:caps/>
      <w:sz w:val="22"/>
      <w:szCs w:val="22"/>
    </w:rPr>
  </w:style>
  <w:style w:type="character" w:styleId="LineNumber">
    <w:name w:val="line number"/>
    <w:basedOn w:val="DefaultParagraphFont"/>
    <w:semiHidden/>
    <w:rsid w:val="00A05D17"/>
    <w:rPr>
      <w:rFonts w:ascii="Times New Roman" w:hAnsi="Times New Roman" w:cs="Times New Roman"/>
    </w:rPr>
  </w:style>
  <w:style w:type="paragraph" w:styleId="Footer">
    <w:name w:val="footer"/>
    <w:basedOn w:val="Normal"/>
    <w:next w:val="Normal"/>
    <w:link w:val="FooterChar"/>
    <w:uiPriority w:val="99"/>
    <w:rsid w:val="00A05D17"/>
  </w:style>
  <w:style w:type="paragraph" w:styleId="Header">
    <w:name w:val="header"/>
    <w:basedOn w:val="Normal"/>
    <w:next w:val="Normal"/>
    <w:semiHidden/>
    <w:rsid w:val="00A05D17"/>
  </w:style>
  <w:style w:type="character" w:styleId="FootnoteReference">
    <w:name w:val="footnote reference"/>
    <w:basedOn w:val="DefaultParagraphFont"/>
    <w:semiHidden/>
    <w:rsid w:val="00A05D17"/>
    <w:rPr>
      <w:rFonts w:ascii="Times New Roman" w:hAnsi="Times New Roman" w:cs="Times New Roman"/>
      <w:position w:val="6"/>
      <w:sz w:val="16"/>
      <w:szCs w:val="16"/>
    </w:rPr>
  </w:style>
  <w:style w:type="paragraph" w:styleId="FootnoteText">
    <w:name w:val="footnote text"/>
    <w:basedOn w:val="Normal"/>
    <w:next w:val="Normal"/>
    <w:semiHidden/>
    <w:rsid w:val="00A05D17"/>
  </w:style>
  <w:style w:type="character" w:styleId="PageNumber">
    <w:name w:val="page number"/>
    <w:basedOn w:val="DefaultParagraphFont"/>
    <w:semiHidden/>
    <w:rsid w:val="00A05D17"/>
    <w:rPr>
      <w:rFonts w:ascii="Times New Roman" w:hAnsi="Times New Roman" w:cs="Times New Roman"/>
    </w:rPr>
  </w:style>
  <w:style w:type="paragraph" w:styleId="NormalIndent">
    <w:name w:val="Normal Indent"/>
    <w:basedOn w:val="Normal"/>
    <w:next w:val="Normal"/>
    <w:semiHidden/>
    <w:rsid w:val="00A05D17"/>
    <w:pPr>
      <w:tabs>
        <w:tab w:val="left" w:pos="1800"/>
      </w:tabs>
      <w:ind w:left="360" w:hanging="360"/>
    </w:pPr>
  </w:style>
  <w:style w:type="paragraph" w:customStyle="1" w:styleId="Bulletlist0">
    <w:name w:val="Bullet list"/>
    <w:basedOn w:val="Normal"/>
    <w:autoRedefine/>
    <w:rsid w:val="00A05D17"/>
    <w:pPr>
      <w:numPr>
        <w:numId w:val="7"/>
      </w:numPr>
      <w:tabs>
        <w:tab w:val="clear" w:pos="1260"/>
      </w:tabs>
      <w:spacing w:before="0" w:after="0"/>
      <w:ind w:left="1260" w:hanging="270"/>
    </w:pPr>
  </w:style>
  <w:style w:type="paragraph" w:customStyle="1" w:styleId="Labeledlist">
    <w:name w:val="Labeled list"/>
    <w:basedOn w:val="Normal"/>
    <w:rsid w:val="00A05D17"/>
    <w:pPr>
      <w:tabs>
        <w:tab w:val="clear" w:pos="1260"/>
        <w:tab w:val="left" w:pos="360"/>
        <w:tab w:val="left" w:pos="900"/>
      </w:tabs>
      <w:ind w:left="1440" w:hanging="360"/>
    </w:pPr>
  </w:style>
  <w:style w:type="paragraph" w:styleId="Caption">
    <w:name w:val="caption"/>
    <w:basedOn w:val="Normal"/>
    <w:next w:val="Normal"/>
    <w:qFormat/>
    <w:rsid w:val="00ED199C"/>
    <w:pPr>
      <w:numPr>
        <w:numId w:val="4"/>
      </w:numPr>
      <w:spacing w:before="120" w:after="120"/>
      <w:ind w:left="1080"/>
    </w:pPr>
    <w:rPr>
      <w:b/>
      <w:bCs/>
    </w:rPr>
  </w:style>
  <w:style w:type="paragraph" w:customStyle="1" w:styleId="Bulletlistlg-indent">
    <w:name w:val="Bullet list lg-indent"/>
    <w:basedOn w:val="Bulletlist0"/>
    <w:rsid w:val="00A05D17"/>
    <w:pPr>
      <w:tabs>
        <w:tab w:val="left" w:pos="1080"/>
      </w:tabs>
      <w:ind w:hanging="1080"/>
    </w:pPr>
  </w:style>
  <w:style w:type="paragraph" w:customStyle="1" w:styleId="RevisionHistory">
    <w:name w:val="Revision History"/>
    <w:basedOn w:val="Normal"/>
    <w:rsid w:val="00A05D17"/>
    <w:pPr>
      <w:tabs>
        <w:tab w:val="clear" w:pos="1260"/>
        <w:tab w:val="left" w:pos="720"/>
        <w:tab w:val="left" w:pos="2520"/>
        <w:tab w:val="left" w:pos="3960"/>
      </w:tabs>
      <w:spacing w:before="80" w:after="40"/>
    </w:pPr>
  </w:style>
  <w:style w:type="paragraph" w:customStyle="1" w:styleId="indent">
    <w:name w:val="indent"/>
    <w:basedOn w:val="Normal"/>
    <w:rsid w:val="00A05D17"/>
    <w:pPr>
      <w:keepLines w:val="0"/>
      <w:tabs>
        <w:tab w:val="clear" w:pos="1260"/>
        <w:tab w:val="left" w:pos="1267"/>
      </w:tabs>
      <w:spacing w:before="100" w:after="100"/>
      <w:ind w:left="1440" w:right="720" w:hanging="720"/>
    </w:pPr>
  </w:style>
  <w:style w:type="paragraph" w:styleId="TOC4">
    <w:name w:val="toc 4"/>
    <w:basedOn w:val="Normal"/>
    <w:next w:val="Normal"/>
    <w:autoRedefine/>
    <w:semiHidden/>
    <w:rsid w:val="00A05D17"/>
    <w:pPr>
      <w:tabs>
        <w:tab w:val="clear" w:pos="1260"/>
      </w:tabs>
      <w:spacing w:before="0" w:after="0"/>
      <w:ind w:left="600"/>
    </w:pPr>
    <w:rPr>
      <w:rFonts w:asciiTheme="minorHAnsi" w:hAnsiTheme="minorHAnsi"/>
      <w:sz w:val="18"/>
      <w:szCs w:val="18"/>
    </w:rPr>
  </w:style>
  <w:style w:type="paragraph" w:styleId="TOC5">
    <w:name w:val="toc 5"/>
    <w:basedOn w:val="Normal"/>
    <w:next w:val="Normal"/>
    <w:autoRedefine/>
    <w:semiHidden/>
    <w:rsid w:val="00A05D17"/>
    <w:pPr>
      <w:tabs>
        <w:tab w:val="clear" w:pos="1260"/>
      </w:tabs>
      <w:spacing w:before="0" w:after="0"/>
      <w:ind w:left="800"/>
    </w:pPr>
    <w:rPr>
      <w:rFonts w:asciiTheme="minorHAnsi" w:hAnsiTheme="minorHAnsi"/>
      <w:sz w:val="18"/>
      <w:szCs w:val="18"/>
    </w:rPr>
  </w:style>
  <w:style w:type="paragraph" w:styleId="TOC6">
    <w:name w:val="toc 6"/>
    <w:basedOn w:val="Normal"/>
    <w:next w:val="Normal"/>
    <w:autoRedefine/>
    <w:semiHidden/>
    <w:rsid w:val="00A05D17"/>
    <w:pPr>
      <w:tabs>
        <w:tab w:val="clear" w:pos="1260"/>
      </w:tabs>
      <w:spacing w:before="0" w:after="0"/>
      <w:ind w:left="1000"/>
    </w:pPr>
    <w:rPr>
      <w:rFonts w:asciiTheme="minorHAnsi" w:hAnsiTheme="minorHAnsi"/>
      <w:sz w:val="18"/>
      <w:szCs w:val="18"/>
    </w:rPr>
  </w:style>
  <w:style w:type="paragraph" w:styleId="TOC7">
    <w:name w:val="toc 7"/>
    <w:basedOn w:val="Normal"/>
    <w:next w:val="Normal"/>
    <w:autoRedefine/>
    <w:semiHidden/>
    <w:rsid w:val="00A05D17"/>
    <w:pPr>
      <w:tabs>
        <w:tab w:val="clear" w:pos="1260"/>
      </w:tabs>
      <w:spacing w:before="0" w:after="0"/>
      <w:ind w:left="1200"/>
    </w:pPr>
    <w:rPr>
      <w:rFonts w:asciiTheme="minorHAnsi" w:hAnsiTheme="minorHAnsi"/>
      <w:sz w:val="18"/>
      <w:szCs w:val="18"/>
    </w:rPr>
  </w:style>
  <w:style w:type="paragraph" w:styleId="TOC8">
    <w:name w:val="toc 8"/>
    <w:basedOn w:val="Normal"/>
    <w:next w:val="Normal"/>
    <w:autoRedefine/>
    <w:semiHidden/>
    <w:rsid w:val="00A05D17"/>
    <w:pPr>
      <w:tabs>
        <w:tab w:val="clear" w:pos="1260"/>
      </w:tabs>
      <w:spacing w:before="0" w:after="0"/>
      <w:ind w:left="1400"/>
    </w:pPr>
    <w:rPr>
      <w:rFonts w:asciiTheme="minorHAnsi" w:hAnsiTheme="minorHAnsi"/>
      <w:sz w:val="18"/>
      <w:szCs w:val="18"/>
    </w:rPr>
  </w:style>
  <w:style w:type="paragraph" w:styleId="TOC9">
    <w:name w:val="toc 9"/>
    <w:basedOn w:val="Normal"/>
    <w:next w:val="Normal"/>
    <w:autoRedefine/>
    <w:semiHidden/>
    <w:rsid w:val="00A05D17"/>
    <w:pPr>
      <w:tabs>
        <w:tab w:val="clear" w:pos="1260"/>
      </w:tabs>
      <w:spacing w:before="0" w:after="0"/>
      <w:ind w:left="1600"/>
    </w:pPr>
    <w:rPr>
      <w:rFonts w:asciiTheme="minorHAnsi" w:hAnsiTheme="minorHAnsi"/>
      <w:sz w:val="18"/>
      <w:szCs w:val="18"/>
    </w:rPr>
  </w:style>
  <w:style w:type="paragraph" w:styleId="Index1">
    <w:name w:val="index 1"/>
    <w:basedOn w:val="Normal"/>
    <w:next w:val="Normal"/>
    <w:autoRedefine/>
    <w:semiHidden/>
    <w:rsid w:val="00A05D17"/>
    <w:pPr>
      <w:tabs>
        <w:tab w:val="clear" w:pos="1260"/>
        <w:tab w:val="right" w:pos="4680"/>
      </w:tabs>
      <w:spacing w:before="0"/>
      <w:ind w:left="200" w:hanging="200"/>
    </w:pPr>
    <w:rPr>
      <w:rFonts w:cs="Times New Roman"/>
      <w:sz w:val="18"/>
      <w:szCs w:val="18"/>
    </w:rPr>
  </w:style>
  <w:style w:type="paragraph" w:styleId="Index2">
    <w:name w:val="index 2"/>
    <w:basedOn w:val="Normal"/>
    <w:next w:val="Normal"/>
    <w:autoRedefine/>
    <w:semiHidden/>
    <w:rsid w:val="00A05D17"/>
    <w:pPr>
      <w:tabs>
        <w:tab w:val="clear" w:pos="1260"/>
        <w:tab w:val="right" w:pos="4680"/>
      </w:tabs>
      <w:spacing w:before="0"/>
      <w:ind w:left="400" w:hanging="200"/>
    </w:pPr>
    <w:rPr>
      <w:rFonts w:cs="Times New Roman"/>
      <w:sz w:val="18"/>
      <w:szCs w:val="18"/>
    </w:rPr>
  </w:style>
  <w:style w:type="paragraph" w:styleId="Index3">
    <w:name w:val="index 3"/>
    <w:basedOn w:val="Normal"/>
    <w:next w:val="Normal"/>
    <w:autoRedefine/>
    <w:semiHidden/>
    <w:rsid w:val="00A05D17"/>
    <w:pPr>
      <w:tabs>
        <w:tab w:val="clear" w:pos="1260"/>
        <w:tab w:val="right" w:pos="4680"/>
      </w:tabs>
      <w:spacing w:before="0"/>
      <w:ind w:left="600" w:hanging="200"/>
    </w:pPr>
    <w:rPr>
      <w:rFonts w:cs="Times New Roman"/>
      <w:sz w:val="18"/>
      <w:szCs w:val="18"/>
    </w:rPr>
  </w:style>
  <w:style w:type="paragraph" w:styleId="Index4">
    <w:name w:val="index 4"/>
    <w:basedOn w:val="Normal"/>
    <w:next w:val="Normal"/>
    <w:autoRedefine/>
    <w:semiHidden/>
    <w:rsid w:val="00A05D17"/>
    <w:pPr>
      <w:tabs>
        <w:tab w:val="clear" w:pos="1260"/>
        <w:tab w:val="right" w:pos="4680"/>
      </w:tabs>
      <w:spacing w:before="0"/>
      <w:ind w:left="800" w:hanging="200"/>
    </w:pPr>
    <w:rPr>
      <w:rFonts w:cs="Times New Roman"/>
      <w:sz w:val="18"/>
      <w:szCs w:val="18"/>
    </w:rPr>
  </w:style>
  <w:style w:type="paragraph" w:styleId="Index5">
    <w:name w:val="index 5"/>
    <w:basedOn w:val="Normal"/>
    <w:next w:val="Normal"/>
    <w:autoRedefine/>
    <w:semiHidden/>
    <w:rsid w:val="00A05D17"/>
    <w:pPr>
      <w:tabs>
        <w:tab w:val="clear" w:pos="1260"/>
        <w:tab w:val="right" w:pos="4680"/>
      </w:tabs>
      <w:spacing w:before="0"/>
      <w:ind w:left="1000" w:hanging="200"/>
    </w:pPr>
    <w:rPr>
      <w:rFonts w:cs="Times New Roman"/>
      <w:sz w:val="18"/>
      <w:szCs w:val="18"/>
    </w:rPr>
  </w:style>
  <w:style w:type="paragraph" w:styleId="Index6">
    <w:name w:val="index 6"/>
    <w:basedOn w:val="Normal"/>
    <w:next w:val="Normal"/>
    <w:autoRedefine/>
    <w:semiHidden/>
    <w:rsid w:val="00A05D17"/>
    <w:pPr>
      <w:tabs>
        <w:tab w:val="clear" w:pos="1260"/>
        <w:tab w:val="right" w:pos="4680"/>
      </w:tabs>
      <w:spacing w:before="0"/>
      <w:ind w:left="1200" w:hanging="200"/>
    </w:pPr>
    <w:rPr>
      <w:rFonts w:cs="Times New Roman"/>
      <w:sz w:val="18"/>
      <w:szCs w:val="18"/>
    </w:rPr>
  </w:style>
  <w:style w:type="paragraph" w:styleId="Index7">
    <w:name w:val="index 7"/>
    <w:basedOn w:val="Normal"/>
    <w:next w:val="Normal"/>
    <w:autoRedefine/>
    <w:semiHidden/>
    <w:rsid w:val="00A05D17"/>
    <w:pPr>
      <w:tabs>
        <w:tab w:val="clear" w:pos="1260"/>
        <w:tab w:val="right" w:pos="4680"/>
      </w:tabs>
      <w:spacing w:before="0"/>
      <w:ind w:left="1400" w:hanging="200"/>
    </w:pPr>
    <w:rPr>
      <w:rFonts w:cs="Times New Roman"/>
      <w:sz w:val="18"/>
      <w:szCs w:val="18"/>
    </w:rPr>
  </w:style>
  <w:style w:type="paragraph" w:styleId="Index8">
    <w:name w:val="index 8"/>
    <w:basedOn w:val="Normal"/>
    <w:next w:val="Normal"/>
    <w:autoRedefine/>
    <w:semiHidden/>
    <w:rsid w:val="00A05D17"/>
    <w:pPr>
      <w:tabs>
        <w:tab w:val="clear" w:pos="1260"/>
        <w:tab w:val="right" w:pos="4680"/>
      </w:tabs>
      <w:spacing w:before="0"/>
      <w:ind w:left="1600" w:hanging="200"/>
    </w:pPr>
    <w:rPr>
      <w:rFonts w:cs="Times New Roman"/>
      <w:sz w:val="18"/>
      <w:szCs w:val="18"/>
    </w:rPr>
  </w:style>
  <w:style w:type="paragraph" w:styleId="Index9">
    <w:name w:val="index 9"/>
    <w:basedOn w:val="Normal"/>
    <w:next w:val="Normal"/>
    <w:autoRedefine/>
    <w:semiHidden/>
    <w:rsid w:val="00A05D17"/>
    <w:pPr>
      <w:tabs>
        <w:tab w:val="clear" w:pos="1260"/>
        <w:tab w:val="right" w:pos="4680"/>
      </w:tabs>
      <w:spacing w:before="0"/>
      <w:ind w:left="1800" w:hanging="200"/>
    </w:pPr>
    <w:rPr>
      <w:rFonts w:cs="Times New Roman"/>
      <w:sz w:val="18"/>
      <w:szCs w:val="18"/>
    </w:rPr>
  </w:style>
  <w:style w:type="paragraph" w:styleId="IndexHeading">
    <w:name w:val="index heading"/>
    <w:basedOn w:val="Normal"/>
    <w:next w:val="Index1"/>
    <w:semiHidden/>
    <w:rsid w:val="00A05D17"/>
    <w:pPr>
      <w:pBdr>
        <w:top w:val="single" w:sz="12" w:space="0" w:color="auto"/>
      </w:pBdr>
      <w:tabs>
        <w:tab w:val="clear" w:pos="1260"/>
        <w:tab w:val="right" w:pos="4680"/>
      </w:tabs>
      <w:spacing w:before="360" w:after="240"/>
    </w:pPr>
    <w:rPr>
      <w:rFonts w:cs="Times New Roman"/>
      <w:b/>
      <w:bCs/>
      <w:i/>
      <w:iCs/>
      <w:sz w:val="26"/>
      <w:szCs w:val="26"/>
    </w:rPr>
  </w:style>
  <w:style w:type="paragraph" w:customStyle="1" w:styleId="NumberedList">
    <w:name w:val="Numbered List"/>
    <w:basedOn w:val="Normal"/>
    <w:rsid w:val="00A05D17"/>
    <w:pPr>
      <w:tabs>
        <w:tab w:val="clear" w:pos="1260"/>
        <w:tab w:val="left" w:pos="900"/>
      </w:tabs>
      <w:spacing w:before="40" w:after="40"/>
      <w:ind w:left="1080" w:hanging="360"/>
    </w:pPr>
  </w:style>
  <w:style w:type="character" w:styleId="Hyperlink">
    <w:name w:val="Hyperlink"/>
    <w:basedOn w:val="DefaultParagraphFont"/>
    <w:uiPriority w:val="99"/>
    <w:rsid w:val="00A05D17"/>
    <w:rPr>
      <w:rFonts w:ascii="Times New Roman" w:hAnsi="Times New Roman" w:cs="Times New Roman"/>
      <w:color w:val="0000FF"/>
      <w:u w:val="single"/>
    </w:rPr>
  </w:style>
  <w:style w:type="paragraph" w:styleId="BodyText">
    <w:name w:val="Body Text"/>
    <w:basedOn w:val="Normal"/>
    <w:semiHidden/>
    <w:rsid w:val="00A05D17"/>
    <w:pPr>
      <w:keepLines w:val="0"/>
      <w:tabs>
        <w:tab w:val="clear" w:pos="1260"/>
      </w:tabs>
      <w:spacing w:before="0" w:after="120"/>
    </w:pPr>
  </w:style>
  <w:style w:type="paragraph" w:styleId="List">
    <w:name w:val="List"/>
    <w:basedOn w:val="Normal"/>
    <w:semiHidden/>
    <w:rsid w:val="00A05D17"/>
    <w:pPr>
      <w:keepLines w:val="0"/>
      <w:tabs>
        <w:tab w:val="clear" w:pos="1260"/>
      </w:tabs>
      <w:spacing w:before="0"/>
      <w:ind w:left="360" w:hanging="360"/>
    </w:pPr>
  </w:style>
  <w:style w:type="paragraph" w:styleId="List2">
    <w:name w:val="List 2"/>
    <w:basedOn w:val="Normal"/>
    <w:semiHidden/>
    <w:rsid w:val="00A05D17"/>
    <w:pPr>
      <w:keepLines w:val="0"/>
      <w:tabs>
        <w:tab w:val="clear" w:pos="1260"/>
      </w:tabs>
      <w:spacing w:before="0"/>
      <w:ind w:hanging="360"/>
    </w:pPr>
  </w:style>
  <w:style w:type="paragraph" w:styleId="BodyTextIndent">
    <w:name w:val="Body Text Indent"/>
    <w:basedOn w:val="Normal"/>
    <w:semiHidden/>
    <w:rsid w:val="00A05D17"/>
    <w:pPr>
      <w:spacing w:before="100"/>
      <w:jc w:val="both"/>
    </w:pPr>
  </w:style>
  <w:style w:type="paragraph" w:customStyle="1" w:styleId="comment">
    <w:name w:val="comment"/>
    <w:basedOn w:val="Normal"/>
    <w:autoRedefine/>
    <w:rsid w:val="00226085"/>
    <w:pPr>
      <w:numPr>
        <w:numId w:val="2"/>
      </w:numPr>
      <w:tabs>
        <w:tab w:val="clear" w:pos="1260"/>
        <w:tab w:val="clear" w:pos="6714"/>
      </w:tabs>
      <w:spacing w:before="120" w:after="120"/>
      <w:ind w:left="2592" w:hanging="1152"/>
    </w:pPr>
    <w:rPr>
      <w:noProof/>
    </w:rPr>
  </w:style>
  <w:style w:type="paragraph" w:customStyle="1" w:styleId="editorsnote">
    <w:name w:val="editors note"/>
    <w:basedOn w:val="Normal"/>
    <w:rsid w:val="00A05D17"/>
    <w:pPr>
      <w:pBdr>
        <w:top w:val="single" w:sz="4" w:space="1" w:color="auto"/>
        <w:left w:val="single" w:sz="4" w:space="4" w:color="auto"/>
        <w:bottom w:val="single" w:sz="4" w:space="1" w:color="auto"/>
        <w:right w:val="single" w:sz="4" w:space="4" w:color="auto"/>
      </w:pBdr>
      <w:tabs>
        <w:tab w:val="num" w:pos="648"/>
        <w:tab w:val="num" w:pos="2070"/>
      </w:tabs>
      <w:spacing w:after="280"/>
      <w:ind w:left="990" w:hanging="360"/>
    </w:pPr>
  </w:style>
  <w:style w:type="paragraph" w:customStyle="1" w:styleId="StyleTableContents8ptChar">
    <w:name w:val="Style TableContents + 8 pt Char"/>
    <w:basedOn w:val="TableContentsChar"/>
    <w:rsid w:val="00A05D17"/>
    <w:pPr>
      <w:spacing w:before="80" w:after="80"/>
    </w:pPr>
    <w:rPr>
      <w:sz w:val="16"/>
      <w:szCs w:val="16"/>
    </w:rPr>
  </w:style>
  <w:style w:type="paragraph" w:customStyle="1" w:styleId="TableContentsChar">
    <w:name w:val="TableContents Char"/>
    <w:basedOn w:val="Normal"/>
    <w:rsid w:val="00A05D17"/>
  </w:style>
  <w:style w:type="paragraph" w:styleId="CommentText">
    <w:name w:val="annotation text"/>
    <w:basedOn w:val="Normal"/>
    <w:semiHidden/>
    <w:rsid w:val="00A05D17"/>
  </w:style>
  <w:style w:type="paragraph" w:styleId="ListBullet2">
    <w:name w:val="List Bullet 2"/>
    <w:basedOn w:val="Normal"/>
    <w:autoRedefine/>
    <w:semiHidden/>
    <w:rsid w:val="00F64002"/>
    <w:pPr>
      <w:keepLines w:val="0"/>
      <w:numPr>
        <w:numId w:val="90"/>
      </w:numPr>
      <w:tabs>
        <w:tab w:val="clear" w:pos="1260"/>
      </w:tabs>
      <w:spacing w:before="0"/>
      <w:ind w:left="720" w:hanging="720"/>
    </w:pPr>
    <w:rPr>
      <w:rFonts w:ascii="Arial" w:hAnsi="Arial" w:cs="Arial"/>
    </w:rPr>
  </w:style>
  <w:style w:type="paragraph" w:customStyle="1" w:styleId="subitem">
    <w:name w:val="sub item"/>
    <w:basedOn w:val="Normal"/>
    <w:rsid w:val="00A05D17"/>
    <w:pPr>
      <w:tabs>
        <w:tab w:val="num" w:pos="1080"/>
        <w:tab w:val="num" w:pos="1152"/>
        <w:tab w:val="num" w:pos="3852"/>
      </w:tabs>
      <w:ind w:left="1152" w:hanging="432"/>
    </w:pPr>
  </w:style>
  <w:style w:type="paragraph" w:styleId="ListBullet">
    <w:name w:val="List Bullet"/>
    <w:basedOn w:val="Normal"/>
    <w:autoRedefine/>
    <w:semiHidden/>
    <w:rsid w:val="00A05D17"/>
    <w:pPr>
      <w:keepLines w:val="0"/>
      <w:tabs>
        <w:tab w:val="num" w:pos="1224"/>
        <w:tab w:val="num" w:pos="1260"/>
      </w:tabs>
      <w:spacing w:before="120" w:after="0"/>
      <w:ind w:left="1260" w:hanging="504"/>
    </w:pPr>
  </w:style>
  <w:style w:type="character" w:styleId="CommentReference">
    <w:name w:val="annotation reference"/>
    <w:basedOn w:val="DefaultParagraphFont"/>
    <w:semiHidden/>
    <w:rsid w:val="00A05D17"/>
    <w:rPr>
      <w:rFonts w:ascii="Times New Roman" w:hAnsi="Times New Roman" w:cs="Times New Roman"/>
      <w:sz w:val="16"/>
      <w:szCs w:val="16"/>
    </w:rPr>
  </w:style>
  <w:style w:type="paragraph" w:customStyle="1" w:styleId="SchemaTable">
    <w:name w:val="Schema Table"/>
    <w:basedOn w:val="Normal"/>
    <w:rsid w:val="00A05D17"/>
    <w:pPr>
      <w:widowControl w:val="0"/>
      <w:autoSpaceDE w:val="0"/>
      <w:autoSpaceDN w:val="0"/>
      <w:adjustRightInd w:val="0"/>
      <w:spacing w:before="0"/>
      <w:ind w:left="144"/>
    </w:pPr>
    <w:rPr>
      <w:rFonts w:ascii="Arial" w:hAnsi="Arial" w:cs="Arial"/>
      <w:noProof/>
    </w:rPr>
  </w:style>
  <w:style w:type="paragraph" w:styleId="TableofFigures">
    <w:name w:val="table of figures"/>
    <w:basedOn w:val="Normal"/>
    <w:next w:val="Normal"/>
    <w:semiHidden/>
    <w:rsid w:val="00A05D17"/>
    <w:pPr>
      <w:tabs>
        <w:tab w:val="clear" w:pos="1260"/>
      </w:tabs>
      <w:spacing w:before="0"/>
      <w:ind w:left="403" w:hanging="403"/>
    </w:pPr>
  </w:style>
  <w:style w:type="paragraph" w:customStyle="1" w:styleId="TOCHeader">
    <w:name w:val="TOC Header"/>
    <w:basedOn w:val="TableofFigures"/>
    <w:rsid w:val="00A05D17"/>
    <w:pPr>
      <w:tabs>
        <w:tab w:val="right" w:leader="dot" w:pos="10070"/>
      </w:tabs>
      <w:spacing w:before="200"/>
    </w:pPr>
    <w:rPr>
      <w:b/>
      <w:bCs/>
    </w:rPr>
  </w:style>
  <w:style w:type="paragraph" w:customStyle="1" w:styleId="TPCMembership">
    <w:name w:val="TPC Membership"/>
    <w:basedOn w:val="Normal"/>
    <w:rsid w:val="00A05D17"/>
    <w:pPr>
      <w:spacing w:line="240" w:lineRule="atLeast"/>
      <w:ind w:left="864"/>
      <w:jc w:val="center"/>
    </w:pPr>
  </w:style>
  <w:style w:type="paragraph" w:customStyle="1" w:styleId="Picture">
    <w:name w:val="Picture"/>
    <w:basedOn w:val="Normal"/>
    <w:rsid w:val="00A05D17"/>
    <w:pPr>
      <w:spacing w:before="120" w:after="200"/>
      <w:jc w:val="center"/>
    </w:pPr>
  </w:style>
  <w:style w:type="paragraph" w:customStyle="1" w:styleId="Table">
    <w:name w:val="Table"/>
    <w:basedOn w:val="Normal"/>
    <w:rsid w:val="00A05D17"/>
    <w:pPr>
      <w:keepNext/>
      <w:tabs>
        <w:tab w:val="right" w:pos="3780"/>
        <w:tab w:val="decimal" w:pos="5940"/>
        <w:tab w:val="decimal" w:pos="8280"/>
      </w:tabs>
      <w:spacing w:before="80" w:after="80"/>
      <w:ind w:left="907"/>
    </w:pPr>
  </w:style>
  <w:style w:type="paragraph" w:customStyle="1" w:styleId="TableHead">
    <w:name w:val="Table Head"/>
    <w:basedOn w:val="Normal"/>
    <w:rsid w:val="00A05D17"/>
    <w:pPr>
      <w:keepNext/>
      <w:pBdr>
        <w:top w:val="single" w:sz="6" w:space="4" w:color="auto"/>
        <w:bottom w:val="single" w:sz="12" w:space="4" w:color="auto"/>
        <w:between w:val="single" w:sz="6" w:space="4" w:color="auto"/>
      </w:pBdr>
      <w:tabs>
        <w:tab w:val="left" w:pos="2520"/>
        <w:tab w:val="right" w:pos="3780"/>
        <w:tab w:val="left" w:pos="5760"/>
        <w:tab w:val="decimal" w:pos="5940"/>
        <w:tab w:val="decimal" w:pos="8280"/>
      </w:tabs>
      <w:spacing w:before="240"/>
      <w:ind w:left="907"/>
    </w:pPr>
  </w:style>
  <w:style w:type="paragraph" w:styleId="PlainText">
    <w:name w:val="Plain Text"/>
    <w:basedOn w:val="Normal"/>
    <w:link w:val="PlainTextChar"/>
    <w:uiPriority w:val="99"/>
    <w:semiHidden/>
    <w:rsid w:val="00A05D17"/>
    <w:pPr>
      <w:keepLines w:val="0"/>
      <w:tabs>
        <w:tab w:val="clear" w:pos="1260"/>
      </w:tabs>
      <w:spacing w:before="0"/>
      <w:ind w:left="864"/>
    </w:pPr>
    <w:rPr>
      <w:rFonts w:ascii="Courier New" w:hAnsi="Courier New" w:cs="Courier New"/>
    </w:rPr>
  </w:style>
  <w:style w:type="paragraph" w:customStyle="1" w:styleId="MemberList">
    <w:name w:val="MemberList"/>
    <w:basedOn w:val="Normal"/>
    <w:rsid w:val="00A05D17"/>
    <w:pPr>
      <w:spacing w:before="0" w:after="0"/>
      <w:ind w:left="504" w:hanging="360"/>
    </w:pPr>
    <w:rPr>
      <w:noProof/>
    </w:rPr>
  </w:style>
  <w:style w:type="paragraph" w:customStyle="1" w:styleId="ListofSteps">
    <w:name w:val="List of Steps"/>
    <w:basedOn w:val="Normal"/>
    <w:autoRedefine/>
    <w:rsid w:val="00A05D17"/>
    <w:pPr>
      <w:tabs>
        <w:tab w:val="clear" w:pos="1260"/>
        <w:tab w:val="left" w:pos="900"/>
        <w:tab w:val="left" w:pos="1080"/>
        <w:tab w:val="num" w:pos="1440"/>
        <w:tab w:val="num" w:pos="1728"/>
      </w:tabs>
      <w:spacing w:before="0" w:after="0"/>
      <w:ind w:left="1080"/>
      <w:jc w:val="both"/>
    </w:pPr>
  </w:style>
  <w:style w:type="paragraph" w:customStyle="1" w:styleId="SQL">
    <w:name w:val="SQL"/>
    <w:basedOn w:val="Normal"/>
    <w:rsid w:val="00A05D17"/>
    <w:pPr>
      <w:keepLines w:val="0"/>
      <w:spacing w:before="0" w:after="0"/>
    </w:pPr>
    <w:rPr>
      <w:rFonts w:ascii="Courier New" w:hAnsi="Courier New" w:cs="Courier New"/>
      <w:noProof/>
      <w:sz w:val="16"/>
      <w:szCs w:val="16"/>
    </w:rPr>
  </w:style>
  <w:style w:type="paragraph" w:customStyle="1" w:styleId="Heading">
    <w:name w:val="Heading"/>
    <w:basedOn w:val="Normal"/>
    <w:next w:val="Normal"/>
    <w:rsid w:val="00A05D17"/>
    <w:pPr>
      <w:keepNext/>
      <w:keepLines w:val="0"/>
      <w:widowControl w:val="0"/>
      <w:tabs>
        <w:tab w:val="clear" w:pos="1260"/>
      </w:tabs>
      <w:suppressAutoHyphens/>
      <w:spacing w:before="240" w:after="120"/>
    </w:pPr>
    <w:rPr>
      <w:rFonts w:ascii="Helvetica" w:hAnsi="Helvetica" w:cs="Helvetica"/>
      <w:sz w:val="28"/>
      <w:szCs w:val="28"/>
    </w:rPr>
  </w:style>
  <w:style w:type="paragraph" w:customStyle="1" w:styleId="Stepedlist">
    <w:name w:val="Steped list"/>
    <w:basedOn w:val="Labeledlist"/>
    <w:rsid w:val="00A05D17"/>
    <w:pPr>
      <w:tabs>
        <w:tab w:val="clear" w:pos="900"/>
        <w:tab w:val="left" w:pos="1260"/>
      </w:tabs>
      <w:ind w:left="1260" w:hanging="1260"/>
    </w:pPr>
  </w:style>
  <w:style w:type="paragraph" w:customStyle="1" w:styleId="figure">
    <w:name w:val="figure"/>
    <w:basedOn w:val="Normal"/>
    <w:rsid w:val="00A05D17"/>
    <w:pPr>
      <w:keepLines w:val="0"/>
      <w:tabs>
        <w:tab w:val="clear" w:pos="1260"/>
      </w:tabs>
      <w:overflowPunct w:val="0"/>
      <w:autoSpaceDE w:val="0"/>
      <w:autoSpaceDN w:val="0"/>
      <w:adjustRightInd w:val="0"/>
      <w:spacing w:before="0" w:after="0"/>
      <w:jc w:val="center"/>
      <w:textAlignment w:val="baseline"/>
    </w:pPr>
    <w:rPr>
      <w:rFonts w:ascii="Arial" w:hAnsi="Arial" w:cs="Arial"/>
    </w:rPr>
  </w:style>
  <w:style w:type="paragraph" w:styleId="Title">
    <w:name w:val="Title"/>
    <w:basedOn w:val="Normal"/>
    <w:qFormat/>
    <w:rsid w:val="00A05D17"/>
    <w:pPr>
      <w:keepLines w:val="0"/>
      <w:tabs>
        <w:tab w:val="clear" w:pos="1260"/>
      </w:tabs>
      <w:overflowPunct w:val="0"/>
      <w:autoSpaceDE w:val="0"/>
      <w:autoSpaceDN w:val="0"/>
      <w:adjustRightInd w:val="0"/>
      <w:spacing w:before="240" w:after="400"/>
      <w:jc w:val="center"/>
      <w:textAlignment w:val="baseline"/>
      <w:outlineLvl w:val="0"/>
    </w:pPr>
    <w:rPr>
      <w:rFonts w:ascii="Arial" w:hAnsi="Arial" w:cs="Arial"/>
      <w:b/>
      <w:bCs/>
      <w:kern w:val="28"/>
      <w:sz w:val="32"/>
      <w:szCs w:val="32"/>
    </w:rPr>
  </w:style>
  <w:style w:type="paragraph" w:styleId="NormalWeb">
    <w:name w:val="Normal (Web)"/>
    <w:basedOn w:val="Normal"/>
    <w:uiPriority w:val="99"/>
    <w:semiHidden/>
    <w:rsid w:val="00A05D17"/>
    <w:pPr>
      <w:keepLines w:val="0"/>
      <w:tabs>
        <w:tab w:val="clear" w:pos="1260"/>
      </w:tabs>
      <w:spacing w:before="100" w:beforeAutospacing="1" w:after="100" w:afterAutospacing="1"/>
    </w:pPr>
    <w:rPr>
      <w:rFonts w:cs="Times New Roman"/>
      <w:sz w:val="24"/>
      <w:szCs w:val="24"/>
    </w:rPr>
  </w:style>
  <w:style w:type="paragraph" w:customStyle="1" w:styleId="grammar">
    <w:name w:val="grammar"/>
    <w:basedOn w:val="Normal"/>
    <w:rsid w:val="00A05D17"/>
    <w:pPr>
      <w:keepLines w:val="0"/>
      <w:tabs>
        <w:tab w:val="clear" w:pos="1260"/>
        <w:tab w:val="left" w:pos="2520"/>
      </w:tabs>
      <w:ind w:left="1710" w:hanging="990"/>
    </w:pPr>
    <w:rPr>
      <w:rFonts w:cs="Times New Roman"/>
      <w:noProof/>
    </w:rPr>
  </w:style>
  <w:style w:type="paragraph" w:customStyle="1" w:styleId="AlphaList">
    <w:name w:val="Alpha List"/>
    <w:basedOn w:val="List"/>
    <w:rsid w:val="00A05D17"/>
  </w:style>
  <w:style w:type="paragraph" w:customStyle="1" w:styleId="Item">
    <w:name w:val="Item"/>
    <w:basedOn w:val="Normal"/>
    <w:rsid w:val="00A05D17"/>
    <w:pPr>
      <w:tabs>
        <w:tab w:val="num" w:pos="3852"/>
      </w:tabs>
      <w:ind w:left="360" w:hanging="360"/>
    </w:pPr>
  </w:style>
  <w:style w:type="paragraph" w:customStyle="1" w:styleId="Fieldheader">
    <w:name w:val="Field header"/>
    <w:basedOn w:val="Fielddefinition"/>
    <w:rsid w:val="00A05D17"/>
    <w:pPr>
      <w:keepNext/>
      <w:spacing w:before="120" w:after="120"/>
    </w:pPr>
    <w:rPr>
      <w:u w:val="single"/>
    </w:rPr>
  </w:style>
  <w:style w:type="paragraph" w:customStyle="1" w:styleId="Fielddefinition">
    <w:name w:val="Field definition"/>
    <w:basedOn w:val="Normal"/>
    <w:rsid w:val="00A05D17"/>
    <w:pPr>
      <w:tabs>
        <w:tab w:val="clear" w:pos="1260"/>
        <w:tab w:val="left" w:pos="1080"/>
        <w:tab w:val="left" w:pos="3600"/>
        <w:tab w:val="left" w:pos="6120"/>
      </w:tabs>
      <w:spacing w:before="80"/>
      <w:ind w:left="864"/>
      <w:jc w:val="both"/>
    </w:pPr>
  </w:style>
  <w:style w:type="paragraph" w:customStyle="1" w:styleId="FieldTitle">
    <w:name w:val="Field Title"/>
    <w:basedOn w:val="Normal"/>
    <w:rsid w:val="00A05D17"/>
    <w:pPr>
      <w:keepNext/>
      <w:tabs>
        <w:tab w:val="left" w:pos="720"/>
      </w:tabs>
      <w:ind w:left="864"/>
    </w:pPr>
    <w:rPr>
      <w:b/>
      <w:bCs/>
    </w:rPr>
  </w:style>
  <w:style w:type="paragraph" w:customStyle="1" w:styleId="TableTail">
    <w:name w:val="Table Tail"/>
    <w:basedOn w:val="Table"/>
    <w:rsid w:val="00A05D17"/>
    <w:pPr>
      <w:pBdr>
        <w:bottom w:val="single" w:sz="6" w:space="4" w:color="auto"/>
        <w:between w:val="single" w:sz="6" w:space="4" w:color="auto"/>
      </w:pBdr>
      <w:tabs>
        <w:tab w:val="left" w:pos="2520"/>
        <w:tab w:val="left" w:pos="5760"/>
      </w:tabs>
    </w:pPr>
  </w:style>
  <w:style w:type="paragraph" w:customStyle="1" w:styleId="AnswerSet">
    <w:name w:val="Answer Set"/>
    <w:basedOn w:val="Normal"/>
    <w:rsid w:val="00A05D17"/>
    <w:pPr>
      <w:tabs>
        <w:tab w:val="clear" w:pos="1260"/>
      </w:tabs>
      <w:spacing w:before="0"/>
    </w:pPr>
    <w:rPr>
      <w:rFonts w:ascii="Courier New" w:hAnsi="Courier New" w:cs="Courier New"/>
    </w:rPr>
  </w:style>
  <w:style w:type="paragraph" w:customStyle="1" w:styleId="Bulletsub-2">
    <w:name w:val="Bullet sub-2"/>
    <w:basedOn w:val="Normal"/>
    <w:rsid w:val="00A05D17"/>
    <w:pPr>
      <w:tabs>
        <w:tab w:val="clear" w:pos="1260"/>
        <w:tab w:val="num" w:pos="360"/>
        <w:tab w:val="left" w:pos="900"/>
        <w:tab w:val="left" w:pos="1160"/>
        <w:tab w:val="left" w:pos="1800"/>
      </w:tabs>
      <w:spacing w:before="120" w:after="0"/>
      <w:ind w:left="360" w:hanging="360"/>
      <w:jc w:val="both"/>
    </w:pPr>
  </w:style>
  <w:style w:type="paragraph" w:customStyle="1" w:styleId="Clauses">
    <w:name w:val="Clauses"/>
    <w:basedOn w:val="Normal"/>
    <w:rsid w:val="00A05D17"/>
    <w:pPr>
      <w:tabs>
        <w:tab w:val="left" w:pos="720"/>
        <w:tab w:val="left" w:pos="1080"/>
        <w:tab w:val="left" w:pos="1440"/>
      </w:tabs>
      <w:spacing w:before="80" w:after="80" w:line="240" w:lineRule="atLeast"/>
      <w:ind w:left="864"/>
      <w:jc w:val="both"/>
    </w:pPr>
  </w:style>
  <w:style w:type="paragraph" w:customStyle="1" w:styleId="Formula">
    <w:name w:val="Formula"/>
    <w:basedOn w:val="NormalIndent"/>
    <w:rsid w:val="00A05D17"/>
    <w:pPr>
      <w:keepNext/>
      <w:tabs>
        <w:tab w:val="left" w:pos="720"/>
      </w:tabs>
    </w:pPr>
  </w:style>
  <w:style w:type="paragraph" w:customStyle="1" w:styleId="FormulaWhere">
    <w:name w:val="Formula Where"/>
    <w:basedOn w:val="Formula"/>
    <w:rsid w:val="00A05D17"/>
    <w:pPr>
      <w:keepNext w:val="0"/>
      <w:tabs>
        <w:tab w:val="clear" w:pos="720"/>
        <w:tab w:val="clear" w:pos="1260"/>
        <w:tab w:val="clear" w:pos="1800"/>
        <w:tab w:val="left" w:pos="900"/>
        <w:tab w:val="left" w:pos="1160"/>
      </w:tabs>
      <w:spacing w:before="0"/>
      <w:ind w:left="1160" w:hanging="1160"/>
    </w:pPr>
  </w:style>
  <w:style w:type="paragraph" w:customStyle="1" w:styleId="Textbody">
    <w:name w:val="Text body"/>
    <w:basedOn w:val="Normal"/>
    <w:rsid w:val="00A05D17"/>
    <w:pPr>
      <w:keepLines w:val="0"/>
      <w:widowControl w:val="0"/>
      <w:tabs>
        <w:tab w:val="clear" w:pos="1260"/>
      </w:tabs>
      <w:spacing w:before="0" w:after="120"/>
      <w:ind w:firstLine="288"/>
      <w:jc w:val="both"/>
    </w:pPr>
    <w:rPr>
      <w:rFonts w:ascii="Times" w:hAnsi="Times" w:cs="Times"/>
    </w:rPr>
  </w:style>
  <w:style w:type="paragraph" w:customStyle="1" w:styleId="DiskTable">
    <w:name w:val="Disk Table"/>
    <w:basedOn w:val="Normal"/>
    <w:rsid w:val="00A05D17"/>
    <w:pPr>
      <w:spacing w:before="140" w:after="140"/>
      <w:ind w:left="864"/>
      <w:jc w:val="both"/>
    </w:pPr>
    <w:rPr>
      <w:b/>
      <w:bCs/>
    </w:rPr>
  </w:style>
  <w:style w:type="paragraph" w:customStyle="1" w:styleId="Bulletsub-1">
    <w:name w:val="Bullet sub-1"/>
    <w:basedOn w:val="Normal"/>
    <w:rsid w:val="00A05D17"/>
    <w:pPr>
      <w:tabs>
        <w:tab w:val="clear" w:pos="1260"/>
        <w:tab w:val="left" w:pos="620"/>
        <w:tab w:val="left" w:pos="900"/>
        <w:tab w:val="left" w:pos="1520"/>
      </w:tabs>
      <w:spacing w:before="120" w:after="0"/>
      <w:ind w:left="900" w:hanging="900"/>
      <w:jc w:val="both"/>
    </w:pPr>
  </w:style>
  <w:style w:type="paragraph" w:customStyle="1" w:styleId="SQLcodeHead">
    <w:name w:val="SQL code Head"/>
    <w:basedOn w:val="SQLcode"/>
    <w:rsid w:val="00A05D17"/>
    <w:pPr>
      <w:tabs>
        <w:tab w:val="left" w:pos="360"/>
        <w:tab w:val="left" w:pos="1080"/>
      </w:tabs>
      <w:spacing w:before="200"/>
      <w:ind w:left="360" w:firstLine="0"/>
    </w:pPr>
  </w:style>
  <w:style w:type="paragraph" w:customStyle="1" w:styleId="SQLcode">
    <w:name w:val="SQL code"/>
    <w:basedOn w:val="Normal"/>
    <w:rsid w:val="00A05D17"/>
    <w:pPr>
      <w:tabs>
        <w:tab w:val="clear" w:pos="1260"/>
        <w:tab w:val="left" w:pos="720"/>
        <w:tab w:val="left" w:pos="1440"/>
        <w:tab w:val="left" w:pos="1800"/>
        <w:tab w:val="left" w:pos="2160"/>
        <w:tab w:val="left" w:pos="2520"/>
        <w:tab w:val="left" w:pos="2880"/>
        <w:tab w:val="left" w:pos="3240"/>
        <w:tab w:val="left" w:pos="3600"/>
        <w:tab w:val="left" w:pos="5400"/>
        <w:tab w:val="left" w:pos="9360"/>
        <w:tab w:val="left" w:pos="9720"/>
      </w:tabs>
      <w:spacing w:before="0" w:after="0"/>
      <w:ind w:left="1080" w:hanging="1080"/>
    </w:pPr>
    <w:rPr>
      <w:rFonts w:ascii="Courier" w:hAnsi="Courier" w:cs="Courier"/>
      <w:noProof/>
      <w:sz w:val="16"/>
      <w:szCs w:val="16"/>
    </w:rPr>
  </w:style>
  <w:style w:type="paragraph" w:customStyle="1" w:styleId="formula0">
    <w:name w:val="formula"/>
    <w:basedOn w:val="BodyText"/>
    <w:rsid w:val="00A05D17"/>
    <w:pPr>
      <w:tabs>
        <w:tab w:val="left" w:pos="6480"/>
      </w:tabs>
      <w:overflowPunct w:val="0"/>
      <w:autoSpaceDE w:val="0"/>
      <w:autoSpaceDN w:val="0"/>
      <w:adjustRightInd w:val="0"/>
      <w:spacing w:before="240" w:after="240"/>
      <w:ind w:left="2880"/>
      <w:textAlignment w:val="baseline"/>
    </w:pPr>
    <w:rPr>
      <w:rFonts w:cs="Times New Roman"/>
      <w:b/>
      <w:bCs/>
    </w:rPr>
  </w:style>
  <w:style w:type="paragraph" w:customStyle="1" w:styleId="equation">
    <w:name w:val="equation"/>
    <w:basedOn w:val="Normal"/>
    <w:rsid w:val="00A05D17"/>
    <w:pPr>
      <w:keepLines w:val="0"/>
      <w:tabs>
        <w:tab w:val="clear" w:pos="1260"/>
      </w:tabs>
      <w:spacing w:before="0" w:after="0"/>
      <w:ind w:left="1440"/>
    </w:pPr>
    <w:rPr>
      <w:rFonts w:cs="Times New Roman"/>
    </w:rPr>
  </w:style>
  <w:style w:type="paragraph" w:customStyle="1" w:styleId="Term">
    <w:name w:val="Term"/>
    <w:basedOn w:val="Normal"/>
    <w:rsid w:val="00A05D17"/>
    <w:rPr>
      <w:rFonts w:cs="Times New Roman"/>
      <w:b/>
      <w:bCs/>
    </w:rPr>
  </w:style>
  <w:style w:type="paragraph" w:styleId="BodyTextIndent3">
    <w:name w:val="Body Text Indent 3"/>
    <w:basedOn w:val="Normal"/>
    <w:semiHidden/>
    <w:rsid w:val="00A05D17"/>
    <w:pPr>
      <w:ind w:left="1440"/>
      <w:jc w:val="both"/>
    </w:pPr>
  </w:style>
  <w:style w:type="paragraph" w:customStyle="1" w:styleId="n">
    <w:name w:val="n"/>
    <w:basedOn w:val="Normal"/>
    <w:rsid w:val="00A05D17"/>
  </w:style>
  <w:style w:type="paragraph" w:styleId="BalloonText">
    <w:name w:val="Balloon Text"/>
    <w:basedOn w:val="Normal"/>
    <w:semiHidden/>
    <w:rsid w:val="00A05D17"/>
    <w:rPr>
      <w:rFonts w:ascii="Tahoma" w:hAnsi="Tahoma" w:cs="Tahoma"/>
      <w:sz w:val="16"/>
      <w:szCs w:val="16"/>
    </w:rPr>
  </w:style>
  <w:style w:type="character" w:customStyle="1" w:styleId="EmailStyle101">
    <w:name w:val="EmailStyle101"/>
    <w:basedOn w:val="DefaultParagraphFont"/>
    <w:rsid w:val="00A05D17"/>
    <w:rPr>
      <w:rFonts w:ascii="Arial" w:hAnsi="Arial" w:cs="Arial"/>
      <w:color w:val="000000"/>
      <w:sz w:val="20"/>
      <w:szCs w:val="20"/>
    </w:rPr>
  </w:style>
  <w:style w:type="paragraph" w:styleId="CommentSubject">
    <w:name w:val="annotation subject"/>
    <w:basedOn w:val="CommentText"/>
    <w:next w:val="CommentText"/>
    <w:semiHidden/>
    <w:rsid w:val="00A05D17"/>
    <w:rPr>
      <w:b/>
      <w:bCs/>
    </w:rPr>
  </w:style>
  <w:style w:type="paragraph" w:customStyle="1" w:styleId="Bulletlistindent">
    <w:name w:val="Bullet list indent"/>
    <w:basedOn w:val="Normal"/>
    <w:rsid w:val="00A05D17"/>
    <w:pPr>
      <w:tabs>
        <w:tab w:val="num" w:pos="648"/>
        <w:tab w:val="num" w:pos="1440"/>
      </w:tabs>
      <w:ind w:left="1440" w:hanging="360"/>
    </w:pPr>
  </w:style>
  <w:style w:type="paragraph" w:customStyle="1" w:styleId="FrontMatterBold">
    <w:name w:val="Front Matter Bold"/>
    <w:basedOn w:val="Normal"/>
    <w:rsid w:val="00A05D17"/>
    <w:pPr>
      <w:spacing w:before="40" w:after="240"/>
      <w:jc w:val="center"/>
    </w:pPr>
    <w:rPr>
      <w:b/>
      <w:bCs/>
      <w:sz w:val="28"/>
      <w:szCs w:val="28"/>
    </w:rPr>
  </w:style>
  <w:style w:type="character" w:customStyle="1" w:styleId="FrontMatterBoldChar">
    <w:name w:val="Front Matter Bold Char"/>
    <w:basedOn w:val="DefaultParagraphFont"/>
    <w:rsid w:val="00A05D17"/>
    <w:rPr>
      <w:rFonts w:ascii="Palatino" w:hAnsi="Palatino" w:cs="Palatino"/>
      <w:b/>
      <w:bCs/>
      <w:sz w:val="24"/>
      <w:szCs w:val="24"/>
      <w:lang w:val="en-US" w:eastAsia="en-US"/>
    </w:rPr>
  </w:style>
  <w:style w:type="character" w:customStyle="1" w:styleId="TitleChar">
    <w:name w:val="Title Char"/>
    <w:basedOn w:val="DefaultParagraphFont"/>
    <w:rsid w:val="00A05D17"/>
    <w:rPr>
      <w:rFonts w:ascii="Arial" w:hAnsi="Arial" w:cs="Arial"/>
      <w:b/>
      <w:bCs/>
      <w:kern w:val="28"/>
      <w:sz w:val="32"/>
      <w:szCs w:val="32"/>
      <w:lang w:val="en-US" w:eastAsia="en-US"/>
    </w:rPr>
  </w:style>
  <w:style w:type="paragraph" w:customStyle="1" w:styleId="FrontMatter">
    <w:name w:val="Front Matter"/>
    <w:basedOn w:val="FrontMatterBold"/>
    <w:rsid w:val="00A05D17"/>
    <w:rPr>
      <w:b w:val="0"/>
      <w:bCs w:val="0"/>
    </w:rPr>
  </w:style>
  <w:style w:type="paragraph" w:customStyle="1" w:styleId="StyleFrontMatterBold">
    <w:name w:val="Style Front Matter + Bold"/>
    <w:basedOn w:val="FrontMatter"/>
    <w:rsid w:val="00A05D17"/>
  </w:style>
  <w:style w:type="character" w:customStyle="1" w:styleId="FrontMatterChar">
    <w:name w:val="Front Matter Char"/>
    <w:basedOn w:val="FrontMatterBoldChar"/>
    <w:rsid w:val="00A05D17"/>
    <w:rPr>
      <w:rFonts w:ascii="Palatino" w:hAnsi="Palatino" w:cs="Palatino"/>
      <w:b/>
      <w:bCs/>
      <w:sz w:val="24"/>
      <w:szCs w:val="24"/>
      <w:lang w:val="en-US" w:eastAsia="en-US"/>
    </w:rPr>
  </w:style>
  <w:style w:type="character" w:customStyle="1" w:styleId="StyleFrontMatterBoldChar">
    <w:name w:val="Style Front Matter + Bold Char"/>
    <w:basedOn w:val="FrontMatterChar"/>
    <w:rsid w:val="00A05D17"/>
    <w:rPr>
      <w:rFonts w:ascii="Palatino" w:hAnsi="Palatino" w:cs="Palatino"/>
      <w:b/>
      <w:bCs/>
      <w:sz w:val="24"/>
      <w:szCs w:val="24"/>
      <w:lang w:val="en-US" w:eastAsia="en-US"/>
    </w:rPr>
  </w:style>
  <w:style w:type="paragraph" w:customStyle="1" w:styleId="TableHeader">
    <w:name w:val="Table Header"/>
    <w:basedOn w:val="Normal"/>
    <w:rsid w:val="00A05D17"/>
    <w:pPr>
      <w:ind w:left="-90"/>
      <w:jc w:val="center"/>
    </w:pPr>
    <w:rPr>
      <w:b/>
      <w:bCs/>
    </w:rPr>
  </w:style>
  <w:style w:type="paragraph" w:customStyle="1" w:styleId="TableAttribute">
    <w:name w:val="Table Attribute"/>
    <w:basedOn w:val="Normal"/>
    <w:rsid w:val="00A05D17"/>
    <w:pPr>
      <w:tabs>
        <w:tab w:val="left" w:pos="2700"/>
        <w:tab w:val="left" w:pos="2880"/>
      </w:tabs>
      <w:spacing w:before="0" w:after="0"/>
    </w:pPr>
    <w:rPr>
      <w:b/>
      <w:bCs/>
    </w:rPr>
  </w:style>
  <w:style w:type="paragraph" w:customStyle="1" w:styleId="superscipt">
    <w:name w:val="superscipt"/>
    <w:basedOn w:val="Normal"/>
    <w:rsid w:val="00A05D17"/>
    <w:pPr>
      <w:keepNext/>
    </w:pPr>
    <w:rPr>
      <w:position w:val="6"/>
      <w:sz w:val="16"/>
      <w:szCs w:val="16"/>
    </w:rPr>
  </w:style>
  <w:style w:type="character" w:customStyle="1" w:styleId="supersciptChar">
    <w:name w:val="superscipt Char"/>
    <w:basedOn w:val="DefaultParagraphFont"/>
    <w:rsid w:val="00A05D17"/>
    <w:rPr>
      <w:rFonts w:ascii="Palatino" w:hAnsi="Palatino" w:cs="Palatino"/>
      <w:position w:val="6"/>
      <w:sz w:val="16"/>
      <w:szCs w:val="16"/>
      <w:lang w:val="en-US" w:eastAsia="en-US"/>
    </w:rPr>
  </w:style>
  <w:style w:type="paragraph" w:customStyle="1" w:styleId="Legalese">
    <w:name w:val="Legalese"/>
    <w:basedOn w:val="Normal"/>
    <w:rsid w:val="00A05D17"/>
    <w:pPr>
      <w:keepNext/>
    </w:pPr>
    <w:rPr>
      <w:sz w:val="16"/>
      <w:szCs w:val="16"/>
    </w:rPr>
  </w:style>
  <w:style w:type="paragraph" w:customStyle="1" w:styleId="subscript">
    <w:name w:val="subscript"/>
    <w:basedOn w:val="Normal"/>
    <w:rsid w:val="00A05D17"/>
    <w:pPr>
      <w:keepNext/>
      <w:tabs>
        <w:tab w:val="clear" w:pos="1260"/>
      </w:tabs>
      <w:spacing w:before="80" w:after="80"/>
    </w:pPr>
    <w:rPr>
      <w:position w:val="-4"/>
      <w:sz w:val="18"/>
      <w:szCs w:val="18"/>
    </w:rPr>
  </w:style>
  <w:style w:type="character" w:customStyle="1" w:styleId="subscriptChar">
    <w:name w:val="subscript Char"/>
    <w:basedOn w:val="DefaultParagraphFont"/>
    <w:rsid w:val="00A05D17"/>
    <w:rPr>
      <w:rFonts w:ascii="Palatino" w:hAnsi="Palatino" w:cs="Palatino"/>
      <w:position w:val="-4"/>
      <w:sz w:val="18"/>
      <w:szCs w:val="18"/>
      <w:lang w:val="en-US" w:eastAsia="en-US"/>
    </w:rPr>
  </w:style>
  <w:style w:type="character" w:customStyle="1" w:styleId="NormalIndentChar">
    <w:name w:val="Normal Indent Char"/>
    <w:basedOn w:val="DefaultParagraphFont"/>
    <w:rsid w:val="00A05D17"/>
    <w:rPr>
      <w:rFonts w:ascii="Palatino" w:hAnsi="Palatino" w:cs="Palatino"/>
      <w:lang w:val="en-US" w:eastAsia="en-US"/>
    </w:rPr>
  </w:style>
  <w:style w:type="character" w:customStyle="1" w:styleId="FormulaChar">
    <w:name w:val="Formula Char"/>
    <w:basedOn w:val="NormalIndentChar"/>
    <w:rsid w:val="00A05D17"/>
    <w:rPr>
      <w:rFonts w:ascii="Palatino" w:hAnsi="Palatino" w:cs="Palatino"/>
      <w:lang w:val="en-US" w:eastAsia="en-US"/>
    </w:rPr>
  </w:style>
  <w:style w:type="paragraph" w:customStyle="1" w:styleId="TableContentsChar0">
    <w:name w:val="Table Contents Char"/>
    <w:basedOn w:val="Normal"/>
    <w:rsid w:val="00A05D17"/>
    <w:pPr>
      <w:keepLines w:val="0"/>
      <w:widowControl w:val="0"/>
      <w:tabs>
        <w:tab w:val="clear" w:pos="1260"/>
      </w:tabs>
      <w:spacing w:before="80" w:after="80"/>
    </w:pPr>
  </w:style>
  <w:style w:type="character" w:customStyle="1" w:styleId="SQLChar">
    <w:name w:val="SQL Char"/>
    <w:basedOn w:val="DefaultParagraphFont"/>
    <w:rsid w:val="00A05D17"/>
    <w:rPr>
      <w:rFonts w:ascii="Times New Roman" w:hAnsi="Times New Roman" w:cs="Times New Roman"/>
      <w:noProof/>
      <w:lang w:val="en-US" w:eastAsia="en-US"/>
    </w:rPr>
  </w:style>
  <w:style w:type="character" w:customStyle="1" w:styleId="Heading3CharChar3">
    <w:name w:val="Heading 3 Char Char3"/>
    <w:basedOn w:val="DefaultParagraphFont"/>
    <w:rsid w:val="00A05D17"/>
    <w:rPr>
      <w:rFonts w:ascii="Palatino" w:hAnsi="Palatino" w:cs="Palatino"/>
      <w:lang w:val="en-US" w:eastAsia="en-US"/>
    </w:rPr>
  </w:style>
  <w:style w:type="paragraph" w:customStyle="1" w:styleId="Clause3">
    <w:name w:val="Clause 3"/>
    <w:basedOn w:val="Heading3"/>
    <w:rsid w:val="00A05D17"/>
    <w:pPr>
      <w:tabs>
        <w:tab w:val="num" w:pos="2160"/>
        <w:tab w:val="num" w:pos="5040"/>
      </w:tabs>
      <w:spacing w:before="280" w:after="0"/>
      <w:ind w:left="360" w:hanging="360"/>
      <w:jc w:val="both"/>
    </w:pPr>
    <w:rPr>
      <w:b/>
      <w:bCs/>
    </w:rPr>
  </w:style>
  <w:style w:type="paragraph" w:customStyle="1" w:styleId="Clausetext">
    <w:name w:val="Clause text"/>
    <w:basedOn w:val="Normal"/>
    <w:rsid w:val="00A05D17"/>
    <w:pPr>
      <w:spacing w:before="280" w:after="0"/>
      <w:jc w:val="both"/>
    </w:pPr>
  </w:style>
  <w:style w:type="character" w:customStyle="1" w:styleId="Heading3CharChar1">
    <w:name w:val="Heading 3 Char Char1"/>
    <w:basedOn w:val="DefaultParagraphFont"/>
    <w:rsid w:val="00A05D17"/>
    <w:rPr>
      <w:rFonts w:ascii="Palatino" w:hAnsi="Palatino" w:cs="Palatino"/>
      <w:lang w:val="en-US" w:eastAsia="en-US"/>
    </w:rPr>
  </w:style>
  <w:style w:type="character" w:customStyle="1" w:styleId="EditorsNotesChar">
    <w:name w:val="Editors Notes Char"/>
    <w:basedOn w:val="DefaultParagraphFont"/>
    <w:rsid w:val="00A05D17"/>
    <w:rPr>
      <w:rFonts w:ascii="Palatino" w:hAnsi="Palatino" w:cs="Palatino"/>
      <w:lang w:val="en-US" w:eastAsia="en-US"/>
    </w:rPr>
  </w:style>
  <w:style w:type="character" w:customStyle="1" w:styleId="TableContentsCharChar">
    <w:name w:val="TableContents Char Char"/>
    <w:basedOn w:val="DefaultParagraphFont"/>
    <w:rsid w:val="00A05D17"/>
    <w:rPr>
      <w:rFonts w:ascii="Palatino" w:hAnsi="Palatino" w:cs="Palatino"/>
      <w:lang w:val="en-US" w:eastAsia="en-US"/>
    </w:rPr>
  </w:style>
  <w:style w:type="character" w:customStyle="1" w:styleId="TermChar">
    <w:name w:val="Term Char"/>
    <w:basedOn w:val="Heading3CharChar3"/>
    <w:rsid w:val="00A05D17"/>
    <w:rPr>
      <w:rFonts w:ascii="Palatino" w:hAnsi="Palatino" w:cs="Palatino"/>
      <w:b/>
      <w:bCs/>
      <w:lang w:val="en-US" w:eastAsia="en-US"/>
    </w:rPr>
  </w:style>
  <w:style w:type="character" w:customStyle="1" w:styleId="StyleTableContents8ptCharChar">
    <w:name w:val="Style TableContents + 8 pt Char Char"/>
    <w:basedOn w:val="TableContentsCharChar"/>
    <w:rsid w:val="00A05D17"/>
    <w:rPr>
      <w:rFonts w:ascii="Palatino" w:hAnsi="Palatino" w:cs="Palatino"/>
      <w:sz w:val="16"/>
      <w:szCs w:val="16"/>
      <w:lang w:val="en-US" w:eastAsia="en-US"/>
    </w:rPr>
  </w:style>
  <w:style w:type="character" w:customStyle="1" w:styleId="TableContentsCharChar0">
    <w:name w:val="Table Contents Char Char"/>
    <w:basedOn w:val="DefaultParagraphFont"/>
    <w:rsid w:val="00A05D17"/>
    <w:rPr>
      <w:rFonts w:ascii="Palatino" w:hAnsi="Palatino" w:cs="Palatino"/>
      <w:lang w:val="en-US" w:eastAsia="en-US"/>
    </w:rPr>
  </w:style>
  <w:style w:type="paragraph" w:customStyle="1" w:styleId="HeadingIntro">
    <w:name w:val="Heading Intro"/>
    <w:basedOn w:val="Normal"/>
    <w:rsid w:val="00A05D17"/>
    <w:pPr>
      <w:spacing w:before="280" w:after="0"/>
      <w:ind w:left="893"/>
      <w:jc w:val="center"/>
    </w:pPr>
    <w:rPr>
      <w:b/>
      <w:bCs/>
      <w:sz w:val="24"/>
      <w:szCs w:val="24"/>
    </w:rPr>
  </w:style>
  <w:style w:type="paragraph" w:customStyle="1" w:styleId="Nromal">
    <w:name w:val="Nromal"/>
    <w:basedOn w:val="Heading3"/>
    <w:rsid w:val="00A05D17"/>
  </w:style>
  <w:style w:type="character" w:customStyle="1" w:styleId="TermCharChar">
    <w:name w:val="Term Char Char"/>
    <w:basedOn w:val="Heading3CharChar1"/>
    <w:rsid w:val="00A05D17"/>
    <w:rPr>
      <w:rFonts w:ascii="Palatino" w:hAnsi="Palatino" w:cs="Palatino"/>
      <w:b/>
      <w:bCs/>
      <w:lang w:val="en-US" w:eastAsia="en-US"/>
    </w:rPr>
  </w:style>
  <w:style w:type="character" w:customStyle="1" w:styleId="Heading3CharChar2">
    <w:name w:val="Heading 3 Char Char2"/>
    <w:basedOn w:val="DefaultParagraphFont"/>
    <w:rsid w:val="00A05D17"/>
    <w:rPr>
      <w:rFonts w:ascii="Palatino" w:hAnsi="Palatino" w:cs="Palatino"/>
      <w:lang w:val="en-US" w:eastAsia="en-US"/>
    </w:rPr>
  </w:style>
  <w:style w:type="paragraph" w:customStyle="1" w:styleId="TableContents">
    <w:name w:val="TableContents"/>
    <w:basedOn w:val="Normal"/>
    <w:rsid w:val="00A05D17"/>
  </w:style>
  <w:style w:type="paragraph" w:customStyle="1" w:styleId="StyleTableContents8ptBefore0ptAfter0pt">
    <w:name w:val="Style Table Contents + 8 pt Before:  0 pt After:  0 pt"/>
    <w:basedOn w:val="Normal"/>
    <w:rsid w:val="00A05D17"/>
    <w:pPr>
      <w:widowControl w:val="0"/>
      <w:tabs>
        <w:tab w:val="clear" w:pos="1260"/>
      </w:tabs>
      <w:spacing w:before="0" w:after="0"/>
    </w:pPr>
    <w:rPr>
      <w:sz w:val="16"/>
      <w:szCs w:val="16"/>
    </w:rPr>
  </w:style>
  <w:style w:type="paragraph" w:customStyle="1" w:styleId="CellBody">
    <w:name w:val="CellBody"/>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textAlignment w:val="baseline"/>
    </w:pPr>
    <w:rPr>
      <w:rFonts w:cs="Times New Roman"/>
      <w:noProof/>
      <w:color w:val="000000"/>
      <w:sz w:val="24"/>
      <w:szCs w:val="24"/>
    </w:rPr>
  </w:style>
  <w:style w:type="paragraph" w:customStyle="1" w:styleId="CellHeading">
    <w:name w:val="CellHeading"/>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jc w:val="center"/>
      <w:textAlignment w:val="baseline"/>
    </w:pPr>
    <w:rPr>
      <w:rFonts w:cs="Times New Roman"/>
      <w:noProof/>
      <w:color w:val="000000"/>
      <w:sz w:val="24"/>
      <w:szCs w:val="24"/>
    </w:rPr>
  </w:style>
  <w:style w:type="paragraph" w:customStyle="1" w:styleId="CODE">
    <w:name w:val="CODE"/>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00" w:after="0"/>
      <w:ind w:left="1728" w:hanging="432"/>
      <w:textAlignment w:val="baseline"/>
    </w:pPr>
    <w:rPr>
      <w:rFonts w:cs="Times New Roman"/>
      <w:noProof/>
      <w:color w:val="000000"/>
    </w:rPr>
  </w:style>
  <w:style w:type="paragraph" w:customStyle="1" w:styleId="Heading3b">
    <w:name w:val="Heading 3b"/>
    <w:basedOn w:val="Normal"/>
    <w:rsid w:val="00A05D17"/>
    <w:pPr>
      <w:keepNext/>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hanging="864"/>
      <w:jc w:val="both"/>
      <w:textAlignment w:val="baseline"/>
    </w:pPr>
    <w:rPr>
      <w:rFonts w:cs="Times New Roman"/>
      <w:b/>
      <w:bCs/>
      <w:noProof/>
      <w:color w:val="000000"/>
    </w:rPr>
  </w:style>
  <w:style w:type="paragraph" w:customStyle="1" w:styleId="TableTitle">
    <w:name w:val="TableTitle"/>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jc w:val="center"/>
      <w:textAlignment w:val="baseline"/>
    </w:pPr>
    <w:rPr>
      <w:rFonts w:cs="Times New Roman"/>
      <w:b/>
      <w:bCs/>
      <w:noProof/>
      <w:color w:val="000000"/>
      <w:sz w:val="24"/>
      <w:szCs w:val="24"/>
    </w:rPr>
  </w:style>
  <w:style w:type="paragraph" w:customStyle="1" w:styleId="Body">
    <w:name w:val="Body"/>
    <w:basedOn w:val="Normal"/>
    <w:rsid w:val="009933E9"/>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textAlignment w:val="baseline"/>
    </w:pPr>
    <w:rPr>
      <w:rFonts w:cs="Times New Roman"/>
      <w:noProof/>
      <w:color w:val="000000"/>
      <w:szCs w:val="24"/>
    </w:rPr>
  </w:style>
  <w:style w:type="character" w:customStyle="1" w:styleId="commentChar">
    <w:name w:val="comment Char"/>
    <w:basedOn w:val="DefaultParagraphFont"/>
    <w:rsid w:val="00A05D17"/>
    <w:rPr>
      <w:rFonts w:ascii="Palatino" w:hAnsi="Palatino" w:cs="Palatino"/>
      <w:lang w:val="en-US" w:eastAsia="en-US"/>
    </w:rPr>
  </w:style>
  <w:style w:type="paragraph" w:customStyle="1" w:styleId="Centered">
    <w:name w:val="Centered"/>
    <w:basedOn w:val="Normal"/>
    <w:next w:val="Normal"/>
    <w:rsid w:val="00A05D17"/>
    <w:pPr>
      <w:jc w:val="center"/>
    </w:pPr>
  </w:style>
  <w:style w:type="paragraph" w:styleId="Date">
    <w:name w:val="Date"/>
    <w:basedOn w:val="Normal"/>
    <w:next w:val="Normal"/>
    <w:semiHidden/>
    <w:rsid w:val="00A05D17"/>
    <w:pPr>
      <w:keepLines w:val="0"/>
      <w:tabs>
        <w:tab w:val="clear" w:pos="1260"/>
      </w:tabs>
      <w:spacing w:before="0" w:after="0"/>
    </w:pPr>
    <w:rPr>
      <w:rFonts w:cs="Times New Roman"/>
      <w:sz w:val="24"/>
      <w:szCs w:val="24"/>
    </w:rPr>
  </w:style>
  <w:style w:type="paragraph" w:styleId="ListBullet3">
    <w:name w:val="List Bullet 3"/>
    <w:basedOn w:val="Normal"/>
    <w:autoRedefine/>
    <w:semiHidden/>
    <w:rsid w:val="00A05D17"/>
    <w:pPr>
      <w:keepLines w:val="0"/>
      <w:tabs>
        <w:tab w:val="clear" w:pos="1260"/>
        <w:tab w:val="num" w:pos="1080"/>
      </w:tabs>
      <w:spacing w:before="0" w:after="0"/>
      <w:ind w:left="1080" w:hanging="360"/>
    </w:pPr>
    <w:rPr>
      <w:rFonts w:cs="Times New Roman"/>
      <w:sz w:val="24"/>
      <w:szCs w:val="24"/>
    </w:rPr>
  </w:style>
  <w:style w:type="paragraph" w:customStyle="1" w:styleId="columndefinition">
    <w:name w:val="column definition"/>
    <w:basedOn w:val="SQL"/>
    <w:rsid w:val="00A05D17"/>
    <w:pPr>
      <w:tabs>
        <w:tab w:val="clear" w:pos="1260"/>
      </w:tabs>
    </w:pPr>
  </w:style>
  <w:style w:type="paragraph" w:customStyle="1" w:styleId="columndefinitionbold">
    <w:name w:val="column definition bold"/>
    <w:basedOn w:val="SQL"/>
    <w:rsid w:val="00A05D17"/>
    <w:pPr>
      <w:tabs>
        <w:tab w:val="clear" w:pos="1260"/>
      </w:tabs>
    </w:pPr>
    <w:rPr>
      <w:b/>
      <w:bCs/>
    </w:rPr>
  </w:style>
  <w:style w:type="character" w:customStyle="1" w:styleId="Heading3CharCharChar">
    <w:name w:val="Heading 3 Char Char Char"/>
    <w:basedOn w:val="DefaultParagraphFont"/>
    <w:rsid w:val="00A05D17"/>
    <w:rPr>
      <w:rFonts w:ascii="Palatino" w:hAnsi="Palatino" w:cs="Palatino"/>
      <w:lang w:val="en-US" w:eastAsia="en-US"/>
    </w:rPr>
  </w:style>
  <w:style w:type="character" w:customStyle="1" w:styleId="CharCharChar">
    <w:name w:val="Char Char Char"/>
    <w:basedOn w:val="DefaultParagraphFont"/>
    <w:rsid w:val="00A05D17"/>
    <w:rPr>
      <w:rFonts w:ascii="Palatino" w:hAnsi="Palatino" w:cs="Palatino"/>
      <w:lang w:val="en-US" w:eastAsia="en-US"/>
    </w:rPr>
  </w:style>
  <w:style w:type="paragraph" w:customStyle="1" w:styleId="Noemal">
    <w:name w:val="Noemal"/>
    <w:basedOn w:val="Heading2"/>
    <w:rsid w:val="00A05D17"/>
    <w:pPr>
      <w:keepLines/>
      <w:tabs>
        <w:tab w:val="num" w:pos="576"/>
      </w:tabs>
      <w:ind w:left="576" w:hanging="576"/>
    </w:pPr>
  </w:style>
  <w:style w:type="character" w:customStyle="1" w:styleId="TermChar1">
    <w:name w:val="Term Char1"/>
    <w:basedOn w:val="DefaultParagraphFont"/>
    <w:rsid w:val="00A05D17"/>
    <w:rPr>
      <w:rFonts w:ascii="Times New Roman" w:hAnsi="Times New Roman" w:cs="Times New Roman"/>
      <w:b/>
      <w:bCs/>
      <w:lang w:val="en-US" w:eastAsia="en-US"/>
    </w:rPr>
  </w:style>
  <w:style w:type="paragraph" w:customStyle="1" w:styleId="StyleHeading1Left">
    <w:name w:val="Style Heading 1 + Left"/>
    <w:basedOn w:val="Heading1"/>
    <w:rsid w:val="00A05D17"/>
  </w:style>
  <w:style w:type="paragraph" w:styleId="ListNumber3">
    <w:name w:val="List Number 3"/>
    <w:basedOn w:val="Normal"/>
    <w:semiHidden/>
    <w:rsid w:val="00A05D17"/>
    <w:pPr>
      <w:keepLines w:val="0"/>
      <w:numPr>
        <w:numId w:val="6"/>
      </w:numPr>
      <w:tabs>
        <w:tab w:val="clear" w:pos="1260"/>
        <w:tab w:val="num" w:pos="1080"/>
      </w:tabs>
      <w:spacing w:before="0" w:after="0"/>
      <w:ind w:left="1080"/>
    </w:pPr>
    <w:rPr>
      <w:rFonts w:cs="Times New Roman"/>
      <w:sz w:val="24"/>
      <w:szCs w:val="24"/>
    </w:rPr>
  </w:style>
  <w:style w:type="character" w:styleId="FollowedHyperlink">
    <w:name w:val="FollowedHyperlink"/>
    <w:basedOn w:val="DefaultParagraphFont"/>
    <w:semiHidden/>
    <w:rsid w:val="00A05D17"/>
    <w:rPr>
      <w:rFonts w:ascii="Times New Roman" w:hAnsi="Times New Roman" w:cs="Times New Roman"/>
      <w:color w:val="800080"/>
      <w:u w:val="single"/>
    </w:rPr>
  </w:style>
  <w:style w:type="paragraph" w:customStyle="1" w:styleId="es-CoverL2-Title">
    <w:name w:val="es - Cover_L2-Title"/>
    <w:basedOn w:val="Normal"/>
    <w:rsid w:val="00A05D17"/>
    <w:pPr>
      <w:keepLines w:val="0"/>
      <w:tabs>
        <w:tab w:val="clear" w:pos="1260"/>
        <w:tab w:val="left" w:pos="720"/>
        <w:tab w:val="left" w:pos="1440"/>
        <w:tab w:val="left" w:pos="2160"/>
        <w:tab w:val="left" w:pos="2880"/>
        <w:tab w:val="left" w:pos="3600"/>
        <w:tab w:val="left" w:pos="4320"/>
        <w:tab w:val="left" w:pos="5040"/>
        <w:tab w:val="left" w:pos="5760"/>
      </w:tabs>
      <w:spacing w:before="360" w:after="360"/>
      <w:ind w:left="720"/>
      <w:jc w:val="center"/>
    </w:pPr>
    <w:rPr>
      <w:b/>
      <w:bCs/>
      <w:sz w:val="24"/>
      <w:szCs w:val="24"/>
    </w:rPr>
  </w:style>
  <w:style w:type="paragraph" w:customStyle="1" w:styleId="es-CoverL1-Title">
    <w:name w:val="es - Cover_L1-Title"/>
    <w:basedOn w:val="es-CoverL2-Title"/>
    <w:rsid w:val="00B770C7"/>
    <w:pPr>
      <w:numPr>
        <w:numId w:val="8"/>
      </w:numPr>
      <w:tabs>
        <w:tab w:val="clear" w:pos="432"/>
      </w:tabs>
      <w:spacing w:before="400" w:after="400"/>
      <w:ind w:left="720" w:firstLine="0"/>
    </w:pPr>
    <w:rPr>
      <w:sz w:val="36"/>
      <w:szCs w:val="28"/>
    </w:rPr>
  </w:style>
  <w:style w:type="paragraph" w:customStyle="1" w:styleId="es-IntroL1-Title">
    <w:name w:val="es - Intro_L1-Title"/>
    <w:basedOn w:val="es-CoverL1-Title"/>
    <w:rsid w:val="0003160F"/>
    <w:pPr>
      <w:keepNext/>
      <w:keepLines/>
      <w:numPr>
        <w:numId w:val="0"/>
      </w:numPr>
      <w:spacing w:before="240" w:after="240"/>
      <w:jc w:val="left"/>
    </w:pPr>
    <w:rPr>
      <w:bCs w:val="0"/>
    </w:rPr>
  </w:style>
  <w:style w:type="paragraph" w:customStyle="1" w:styleId="es-LegalL2-Wording">
    <w:name w:val="es - Legal_L2-Wording"/>
    <w:basedOn w:val="Normal"/>
    <w:autoRedefine/>
    <w:rsid w:val="00A05D17"/>
    <w:pPr>
      <w:tabs>
        <w:tab w:val="clear" w:pos="1260"/>
        <w:tab w:val="num" w:pos="360"/>
        <w:tab w:val="left" w:pos="720"/>
        <w:tab w:val="left" w:pos="2160"/>
        <w:tab w:val="left" w:pos="2880"/>
        <w:tab w:val="left" w:pos="3600"/>
        <w:tab w:val="left" w:pos="4320"/>
        <w:tab w:val="left" w:pos="5040"/>
        <w:tab w:val="left" w:pos="5760"/>
      </w:tabs>
      <w:spacing w:before="0" w:after="120"/>
      <w:ind w:left="720" w:hanging="720"/>
      <w:jc w:val="both"/>
      <w:outlineLvl w:val="0"/>
    </w:pPr>
    <w:rPr>
      <w:smallCaps/>
      <w:kern w:val="28"/>
      <w:sz w:val="18"/>
      <w:szCs w:val="18"/>
    </w:rPr>
  </w:style>
  <w:style w:type="paragraph" w:customStyle="1" w:styleId="es-ClauseWording-Align">
    <w:name w:val="es - Clause_Wording-Align"/>
    <w:rsid w:val="00A05D17"/>
    <w:pPr>
      <w:keepLines/>
      <w:tabs>
        <w:tab w:val="left" w:pos="900"/>
        <w:tab w:val="left" w:pos="1440"/>
        <w:tab w:val="left" w:pos="2160"/>
        <w:tab w:val="left" w:pos="2880"/>
        <w:tab w:val="left" w:pos="3600"/>
        <w:tab w:val="left" w:pos="4320"/>
        <w:tab w:val="left" w:pos="5040"/>
        <w:tab w:val="left" w:pos="5760"/>
      </w:tabs>
      <w:spacing w:before="120" w:after="60"/>
      <w:ind w:left="900"/>
      <w:jc w:val="both"/>
    </w:pPr>
    <w:rPr>
      <w:rFonts w:ascii="Palatino" w:hAnsi="Palatino" w:cs="Palatino"/>
    </w:rPr>
  </w:style>
  <w:style w:type="character" w:customStyle="1" w:styleId="es-ClauseWording-AlignChar">
    <w:name w:val="es - Clause_Wording-Align Char"/>
    <w:basedOn w:val="DefaultParagraphFont"/>
    <w:rsid w:val="00A05D17"/>
    <w:rPr>
      <w:rFonts w:ascii="Palatino" w:hAnsi="Palatino" w:cs="Palatino"/>
      <w:lang w:val="en-US" w:eastAsia="en-US"/>
    </w:rPr>
  </w:style>
  <w:style w:type="paragraph" w:customStyle="1" w:styleId="es-TableCell-Left">
    <w:name w:val="es - Table_Cell-Left"/>
    <w:basedOn w:val="es-TableCell-Center"/>
    <w:rsid w:val="00A05D17"/>
    <w:pPr>
      <w:jc w:val="left"/>
    </w:pPr>
  </w:style>
  <w:style w:type="paragraph" w:customStyle="1" w:styleId="es-TableCell-Center">
    <w:name w:val="es - Table_Cell-Center"/>
    <w:basedOn w:val="Normal"/>
    <w:rsid w:val="00A05D17"/>
    <w:pPr>
      <w:keepLines w:val="0"/>
      <w:numPr>
        <w:numId w:val="9"/>
      </w:numPr>
      <w:tabs>
        <w:tab w:val="clear" w:pos="1260"/>
        <w:tab w:val="clear" w:pos="1584"/>
        <w:tab w:val="left" w:pos="720"/>
        <w:tab w:val="left" w:pos="1440"/>
        <w:tab w:val="left" w:pos="2160"/>
        <w:tab w:val="left" w:pos="2880"/>
        <w:tab w:val="left" w:pos="3600"/>
        <w:tab w:val="left" w:pos="4320"/>
        <w:tab w:val="left" w:pos="5040"/>
        <w:tab w:val="left" w:pos="5760"/>
      </w:tabs>
      <w:spacing w:before="60" w:after="60"/>
      <w:ind w:left="-72" w:firstLine="0"/>
      <w:jc w:val="center"/>
    </w:pPr>
    <w:rPr>
      <w:sz w:val="16"/>
      <w:szCs w:val="16"/>
    </w:rPr>
  </w:style>
  <w:style w:type="character" w:customStyle="1" w:styleId="es-FontHeader">
    <w:name w:val="es - Font_Header"/>
    <w:basedOn w:val="DefaultParagraphFont"/>
    <w:rsid w:val="00A05D17"/>
    <w:rPr>
      <w:rFonts w:ascii="Times New Roman" w:hAnsi="Times New Roman" w:cs="Times New Roman"/>
      <w:b/>
      <w:bCs/>
      <w:sz w:val="18"/>
      <w:szCs w:val="18"/>
      <w:vertAlign w:val="baseline"/>
    </w:rPr>
  </w:style>
  <w:style w:type="paragraph" w:customStyle="1" w:styleId="esTableTail">
    <w:name w:val="es Table_Tail"/>
    <w:basedOn w:val="es-TableCell-Center"/>
    <w:rsid w:val="00A05D17"/>
    <w:pPr>
      <w:spacing w:before="0" w:after="0"/>
    </w:pPr>
  </w:style>
  <w:style w:type="paragraph" w:customStyle="1" w:styleId="StyleSQLAsianMSMincho">
    <w:name w:val="Style SQL + (Asian) MS Mincho"/>
    <w:basedOn w:val="SQL"/>
    <w:rsid w:val="00A05D17"/>
  </w:style>
  <w:style w:type="paragraph" w:customStyle="1" w:styleId="StyleCaptionBefore0Firstline0">
    <w:name w:val="Style Caption + Before:  0&quot; First line:  0&quot;"/>
    <w:basedOn w:val="Caption"/>
    <w:rsid w:val="00ED199C"/>
    <w:pPr>
      <w:keepNext/>
      <w:ind w:left="0" w:firstLine="0"/>
    </w:pPr>
  </w:style>
  <w:style w:type="paragraph" w:customStyle="1" w:styleId="StyleCaptionNotBoldBefore0Firstline0">
    <w:name w:val="Style Caption + Not Bold Before:  0&quot; First line:  0&quot;"/>
    <w:basedOn w:val="Caption"/>
    <w:rsid w:val="00ED199C"/>
    <w:pPr>
      <w:ind w:left="0" w:firstLine="0"/>
    </w:pPr>
  </w:style>
  <w:style w:type="paragraph" w:customStyle="1" w:styleId="StyleCaptionNotLatinBoldBefore0Firstline0">
    <w:name w:val="Style Caption + Not (Latin) Bold Before:  0&quot; First line:  0&quot;"/>
    <w:basedOn w:val="Caption"/>
    <w:rsid w:val="00ED199C"/>
    <w:pPr>
      <w:ind w:left="0" w:firstLine="0"/>
    </w:pPr>
  </w:style>
  <w:style w:type="paragraph" w:customStyle="1" w:styleId="StyleCaptionNotBoldBefore0Firstline01">
    <w:name w:val="Style Caption + Not Bold Before:  0&quot; First line:  0&quot;1"/>
    <w:basedOn w:val="Caption"/>
    <w:rsid w:val="00ED199C"/>
    <w:pPr>
      <w:ind w:left="0" w:firstLine="0"/>
    </w:pPr>
  </w:style>
  <w:style w:type="paragraph" w:styleId="HTMLPreformatted">
    <w:name w:val="HTML Preformatted"/>
    <w:basedOn w:val="Normal"/>
    <w:semiHidden/>
    <w:rsid w:val="00A05D17"/>
    <w:pPr>
      <w:keepLines w:val="0"/>
      <w:tabs>
        <w:tab w:val="clear" w:pos="12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lang w:eastAsia="ja-JP"/>
    </w:rPr>
  </w:style>
  <w:style w:type="paragraph" w:styleId="ListParagraph">
    <w:name w:val="List Paragraph"/>
    <w:basedOn w:val="Normal"/>
    <w:uiPriority w:val="34"/>
    <w:qFormat/>
    <w:rsid w:val="00ED199C"/>
    <w:pPr>
      <w:keepLines w:val="0"/>
      <w:numPr>
        <w:numId w:val="32"/>
      </w:numPr>
      <w:tabs>
        <w:tab w:val="clear" w:pos="1260"/>
      </w:tabs>
      <w:spacing w:before="0" w:after="0"/>
    </w:pPr>
    <w:rPr>
      <w:rFonts w:cs="Times New Roman"/>
      <w:szCs w:val="24"/>
    </w:rPr>
  </w:style>
  <w:style w:type="paragraph" w:customStyle="1" w:styleId="TPCParagraph">
    <w:name w:val="TPC Paragraph"/>
    <w:basedOn w:val="Normal"/>
    <w:rsid w:val="00A05D17"/>
    <w:pPr>
      <w:keepNext/>
      <w:tabs>
        <w:tab w:val="clear" w:pos="1260"/>
      </w:tabs>
      <w:ind w:left="1152"/>
    </w:pPr>
  </w:style>
  <w:style w:type="paragraph" w:customStyle="1" w:styleId="TPCBulletList">
    <w:name w:val="TPC Bullet List"/>
    <w:basedOn w:val="Bulletlist0"/>
    <w:rsid w:val="00A05D17"/>
    <w:pPr>
      <w:numPr>
        <w:numId w:val="10"/>
      </w:numPr>
    </w:pPr>
  </w:style>
  <w:style w:type="character" w:customStyle="1" w:styleId="es-FontDef-Term">
    <w:name w:val="es - Font_Def-Term"/>
    <w:basedOn w:val="DefaultParagraphFont"/>
    <w:rsid w:val="00A05D17"/>
    <w:rPr>
      <w:rFonts w:ascii="Palatino Linotype" w:hAnsi="Palatino Linotype" w:cs="Palatino Linotype"/>
      <w:b/>
      <w:bCs/>
      <w:sz w:val="20"/>
      <w:szCs w:val="20"/>
      <w:vertAlign w:val="baseline"/>
    </w:rPr>
  </w:style>
  <w:style w:type="paragraph" w:customStyle="1" w:styleId="es-ListL1-Bullet">
    <w:name w:val="es - List_L1-Bullet"/>
    <w:basedOn w:val="Normal"/>
    <w:rsid w:val="00A05D17"/>
    <w:pPr>
      <w:numPr>
        <w:numId w:val="11"/>
      </w:numPr>
      <w:tabs>
        <w:tab w:val="left" w:pos="1620"/>
        <w:tab w:val="left" w:pos="2160"/>
        <w:tab w:val="left" w:pos="2880"/>
        <w:tab w:val="left" w:pos="3600"/>
        <w:tab w:val="left" w:pos="4320"/>
        <w:tab w:val="left" w:pos="5040"/>
        <w:tab w:val="left" w:pos="5760"/>
        <w:tab w:val="left" w:pos="6480"/>
      </w:tabs>
      <w:spacing w:before="0" w:after="60"/>
      <w:jc w:val="both"/>
    </w:pPr>
  </w:style>
  <w:style w:type="character" w:customStyle="1" w:styleId="es-FontVar-Name">
    <w:name w:val="es - Font_Var-Name"/>
    <w:basedOn w:val="DefaultParagraphFont"/>
    <w:rsid w:val="00A05D17"/>
    <w:rPr>
      <w:rFonts w:ascii="Arial" w:hAnsi="Arial" w:cs="Arial"/>
      <w:i/>
      <w:iCs/>
      <w:sz w:val="20"/>
      <w:szCs w:val="20"/>
      <w:vertAlign w:val="baseline"/>
    </w:rPr>
  </w:style>
  <w:style w:type="character" w:customStyle="1" w:styleId="es-ClauseWording-AlignCharChar">
    <w:name w:val="es - Clause_Wording-Align Char Char"/>
    <w:basedOn w:val="DefaultParagraphFont"/>
    <w:rsid w:val="00A05D17"/>
    <w:rPr>
      <w:rFonts w:ascii="Palatino" w:hAnsi="Palatino" w:cs="Palatino"/>
      <w:lang w:val="en-US" w:eastAsia="en-US"/>
    </w:rPr>
  </w:style>
  <w:style w:type="paragraph" w:customStyle="1" w:styleId="TPCH2">
    <w:name w:val="TPC H2"/>
    <w:basedOn w:val="Heading2"/>
    <w:rsid w:val="00A05D17"/>
    <w:pPr>
      <w:tabs>
        <w:tab w:val="left" w:pos="1080"/>
        <w:tab w:val="left" w:pos="1152"/>
      </w:tabs>
      <w:ind w:left="1152" w:hanging="1152"/>
    </w:pPr>
  </w:style>
  <w:style w:type="paragraph" w:customStyle="1" w:styleId="TPCH1">
    <w:name w:val="TPC H1"/>
    <w:basedOn w:val="Heading1"/>
    <w:rsid w:val="00A05D17"/>
    <w:pPr>
      <w:tabs>
        <w:tab w:val="num" w:pos="1080"/>
      </w:tabs>
    </w:pPr>
  </w:style>
  <w:style w:type="paragraph" w:customStyle="1" w:styleId="TPCH3">
    <w:name w:val="TPC H3"/>
    <w:basedOn w:val="Heading3"/>
    <w:rsid w:val="00A05D17"/>
    <w:pPr>
      <w:tabs>
        <w:tab w:val="clear" w:pos="720"/>
        <w:tab w:val="clear" w:pos="1008"/>
        <w:tab w:val="left" w:pos="1080"/>
        <w:tab w:val="left" w:pos="1152"/>
      </w:tabs>
      <w:ind w:left="1080" w:hanging="1080"/>
    </w:pPr>
  </w:style>
  <w:style w:type="paragraph" w:customStyle="1" w:styleId="TPCBList">
    <w:name w:val="TPC BList"/>
    <w:basedOn w:val="Bulletlist0"/>
    <w:rsid w:val="00A05D17"/>
    <w:pPr>
      <w:ind w:left="1426" w:hanging="274"/>
    </w:pPr>
  </w:style>
  <w:style w:type="paragraph" w:customStyle="1" w:styleId="TPCH4">
    <w:name w:val="TPC H4"/>
    <w:basedOn w:val="Heading4"/>
    <w:rsid w:val="00A05D17"/>
    <w:pPr>
      <w:tabs>
        <w:tab w:val="left" w:pos="1152"/>
      </w:tabs>
    </w:pPr>
  </w:style>
  <w:style w:type="paragraph" w:customStyle="1" w:styleId="TPCComment">
    <w:name w:val="TPC Comment"/>
    <w:basedOn w:val="comment"/>
    <w:rsid w:val="00A05D17"/>
    <w:pPr>
      <w:ind w:left="1080" w:hanging="1080"/>
    </w:pPr>
    <w:rPr>
      <w:rFonts w:ascii="Times New Roman" w:hAnsi="Times New Roman"/>
    </w:rPr>
  </w:style>
  <w:style w:type="paragraph" w:customStyle="1" w:styleId="TPCLabeledList">
    <w:name w:val="TPC LabeledList"/>
    <w:basedOn w:val="Labeledlist"/>
    <w:rsid w:val="00A05D17"/>
    <w:pPr>
      <w:numPr>
        <w:numId w:val="13"/>
      </w:numPr>
      <w:tabs>
        <w:tab w:val="clear" w:pos="360"/>
        <w:tab w:val="clear" w:pos="900"/>
      </w:tabs>
      <w:adjustRightInd w:val="0"/>
      <w:snapToGrid w:val="0"/>
      <w:spacing w:before="0" w:after="0"/>
    </w:pPr>
  </w:style>
  <w:style w:type="paragraph" w:customStyle="1" w:styleId="Bulletlist">
    <w:name w:val="Bulletlist"/>
    <w:basedOn w:val="Normal"/>
    <w:rsid w:val="00A05D17"/>
    <w:pPr>
      <w:numPr>
        <w:ilvl w:val="1"/>
        <w:numId w:val="12"/>
      </w:numPr>
    </w:pPr>
  </w:style>
  <w:style w:type="paragraph" w:customStyle="1" w:styleId="TPCNL">
    <w:name w:val="TPC NL"/>
    <w:basedOn w:val="NumberedList"/>
    <w:rsid w:val="00A05D17"/>
    <w:pPr>
      <w:numPr>
        <w:numId w:val="5"/>
      </w:numPr>
      <w:tabs>
        <w:tab w:val="num" w:pos="0"/>
      </w:tabs>
      <w:ind w:hanging="288"/>
    </w:pPr>
  </w:style>
  <w:style w:type="paragraph" w:customStyle="1" w:styleId="TPCH5">
    <w:name w:val="TPC H5"/>
    <w:basedOn w:val="Heading5"/>
    <w:rsid w:val="00A05D17"/>
    <w:pPr>
      <w:tabs>
        <w:tab w:val="clear" w:pos="1008"/>
        <w:tab w:val="left" w:pos="1080"/>
        <w:tab w:val="left" w:pos="1152"/>
      </w:tabs>
      <w:ind w:left="1080" w:hanging="1080"/>
    </w:pPr>
  </w:style>
  <w:style w:type="paragraph" w:customStyle="1" w:styleId="TPCNumber">
    <w:name w:val="TPC Number"/>
    <w:basedOn w:val="TPCBulletList"/>
    <w:rsid w:val="00A05D17"/>
  </w:style>
  <w:style w:type="paragraph" w:customStyle="1" w:styleId="es-ClauseL4-Wording">
    <w:name w:val="es - Clause_L4-Wording"/>
    <w:basedOn w:val="Heading4"/>
    <w:rsid w:val="00A05D17"/>
    <w:pPr>
      <w:numPr>
        <w:numId w:val="1"/>
      </w:numPr>
      <w:tabs>
        <w:tab w:val="clear" w:pos="720"/>
        <w:tab w:val="num" w:pos="360"/>
        <w:tab w:val="left" w:pos="907"/>
        <w:tab w:val="left" w:pos="1440"/>
        <w:tab w:val="num" w:pos="2160"/>
        <w:tab w:val="left" w:pos="2880"/>
        <w:tab w:val="left" w:pos="3600"/>
        <w:tab w:val="left" w:pos="5040"/>
        <w:tab w:val="left" w:pos="5760"/>
      </w:tabs>
      <w:spacing w:after="120"/>
      <w:ind w:left="907" w:hanging="907"/>
    </w:pPr>
  </w:style>
  <w:style w:type="paragraph" w:customStyle="1" w:styleId="es-ApdxL1Title">
    <w:name w:val="es - Apdx_L1_Title"/>
    <w:basedOn w:val="Heading1"/>
    <w:next w:val="Normal"/>
    <w:rsid w:val="00A05D17"/>
    <w:pPr>
      <w:keepNext/>
      <w:numPr>
        <w:numId w:val="14"/>
      </w:numPr>
      <w:tabs>
        <w:tab w:val="clear" w:pos="1260"/>
        <w:tab w:val="num" w:pos="0"/>
        <w:tab w:val="left" w:pos="720"/>
        <w:tab w:val="left" w:pos="2160"/>
        <w:tab w:val="left" w:pos="2880"/>
        <w:tab w:val="left" w:pos="3600"/>
        <w:tab w:val="left" w:pos="4320"/>
        <w:tab w:val="left" w:pos="5040"/>
        <w:tab w:val="left" w:pos="5760"/>
      </w:tabs>
    </w:pPr>
    <w:rPr>
      <w:caps/>
    </w:rPr>
  </w:style>
  <w:style w:type="paragraph" w:customStyle="1" w:styleId="es-ApdxL2-Title">
    <w:name w:val="es - Apdx_L2-Title"/>
    <w:basedOn w:val="Heading2"/>
    <w:rsid w:val="00A05D17"/>
    <w:pPr>
      <w:keepLines/>
      <w:tabs>
        <w:tab w:val="num" w:pos="0"/>
        <w:tab w:val="left" w:pos="900"/>
        <w:tab w:val="left" w:pos="2880"/>
        <w:tab w:val="left" w:pos="4320"/>
        <w:tab w:val="left" w:pos="5040"/>
        <w:tab w:val="left" w:pos="5760"/>
      </w:tabs>
      <w:spacing w:before="480" w:after="120"/>
      <w:ind w:left="900" w:hanging="900"/>
    </w:pPr>
    <w:rPr>
      <w:kern w:val="0"/>
    </w:rPr>
  </w:style>
  <w:style w:type="paragraph" w:customStyle="1" w:styleId="es-ApdxL3-Wording">
    <w:name w:val="es - Apdx_L3-Wording"/>
    <w:basedOn w:val="Normal"/>
    <w:rsid w:val="00A05D17"/>
    <w:pPr>
      <w:keepNext/>
      <w:numPr>
        <w:ilvl w:val="2"/>
        <w:numId w:val="14"/>
      </w:numPr>
      <w:tabs>
        <w:tab w:val="clear" w:pos="1260"/>
        <w:tab w:val="left" w:pos="900"/>
        <w:tab w:val="left" w:pos="2880"/>
        <w:tab w:val="left" w:pos="3600"/>
        <w:tab w:val="left" w:pos="4320"/>
        <w:tab w:val="left" w:pos="5040"/>
        <w:tab w:val="left" w:pos="5760"/>
      </w:tabs>
      <w:spacing w:before="240" w:after="120"/>
      <w:jc w:val="both"/>
      <w:outlineLvl w:val="2"/>
    </w:pPr>
  </w:style>
  <w:style w:type="paragraph" w:customStyle="1" w:styleId="TPCH9">
    <w:name w:val="TPC H9"/>
    <w:basedOn w:val="Heading9"/>
    <w:rsid w:val="00A05D17"/>
    <w:pPr>
      <w:keepNext/>
      <w:tabs>
        <w:tab w:val="clear" w:pos="1260"/>
        <w:tab w:val="clear" w:pos="1782"/>
        <w:tab w:val="left" w:pos="1152"/>
      </w:tabs>
      <w:ind w:left="1786"/>
    </w:pPr>
  </w:style>
  <w:style w:type="paragraph" w:customStyle="1" w:styleId="TPCH8">
    <w:name w:val="TPC H8"/>
    <w:basedOn w:val="Heading8"/>
    <w:rsid w:val="00A05D17"/>
  </w:style>
  <w:style w:type="paragraph" w:styleId="Revision">
    <w:name w:val="Revision"/>
    <w:hidden/>
    <w:uiPriority w:val="99"/>
    <w:semiHidden/>
    <w:rsid w:val="008E36D9"/>
    <w:rPr>
      <w:rFonts w:ascii="Palatino" w:hAnsi="Palatino" w:cs="Palatino"/>
    </w:rPr>
  </w:style>
  <w:style w:type="character" w:customStyle="1" w:styleId="texhtml">
    <w:name w:val="texhtml"/>
    <w:basedOn w:val="DefaultParagraphFont"/>
    <w:rsid w:val="00A05D17"/>
  </w:style>
  <w:style w:type="numbering" w:customStyle="1" w:styleId="StyleBulleted">
    <w:name w:val="Style Bulleted"/>
    <w:basedOn w:val="NoList"/>
    <w:rsid w:val="002A63EF"/>
    <w:pPr>
      <w:numPr>
        <w:numId w:val="15"/>
      </w:numPr>
    </w:pPr>
  </w:style>
  <w:style w:type="character" w:customStyle="1" w:styleId="Heading2Char">
    <w:name w:val="Heading 2 Char"/>
    <w:basedOn w:val="DefaultParagraphFont"/>
    <w:link w:val="Heading2"/>
    <w:rsid w:val="00453492"/>
    <w:rPr>
      <w:rFonts w:ascii="Palatino Linotype" w:eastAsia="WenQuanYi Zen Hei Sharp" w:hAnsi="Palatino Linotype" w:cs="Palatino"/>
      <w:bCs/>
      <w:kern w:val="28"/>
      <w:sz w:val="24"/>
      <w:szCs w:val="28"/>
    </w:rPr>
  </w:style>
  <w:style w:type="paragraph" w:styleId="DocumentMap">
    <w:name w:val="Document Map"/>
    <w:basedOn w:val="Normal"/>
    <w:link w:val="DocumentMapChar"/>
    <w:uiPriority w:val="99"/>
    <w:semiHidden/>
    <w:unhideWhenUsed/>
    <w:rsid w:val="003C1F69"/>
    <w:rPr>
      <w:rFonts w:ascii="Tahoma" w:hAnsi="Tahoma" w:cs="Tahoma"/>
      <w:sz w:val="16"/>
      <w:szCs w:val="16"/>
    </w:rPr>
  </w:style>
  <w:style w:type="character" w:customStyle="1" w:styleId="DocumentMapChar">
    <w:name w:val="Document Map Char"/>
    <w:basedOn w:val="DefaultParagraphFont"/>
    <w:link w:val="DocumentMap"/>
    <w:uiPriority w:val="99"/>
    <w:semiHidden/>
    <w:rsid w:val="003C1F69"/>
    <w:rPr>
      <w:rFonts w:ascii="Tahoma" w:hAnsi="Tahoma" w:cs="Tahoma"/>
      <w:sz w:val="16"/>
      <w:szCs w:val="16"/>
    </w:rPr>
  </w:style>
  <w:style w:type="character" w:customStyle="1" w:styleId="PlainTextChar">
    <w:name w:val="Plain Text Char"/>
    <w:basedOn w:val="DefaultParagraphFont"/>
    <w:link w:val="PlainText"/>
    <w:uiPriority w:val="99"/>
    <w:semiHidden/>
    <w:rsid w:val="006871C0"/>
    <w:rPr>
      <w:rFonts w:ascii="Courier New" w:hAnsi="Courier New" w:cs="Courier New"/>
    </w:rPr>
  </w:style>
  <w:style w:type="character" w:customStyle="1" w:styleId="st">
    <w:name w:val="st"/>
    <w:basedOn w:val="DefaultParagraphFont"/>
    <w:uiPriority w:val="99"/>
    <w:rsid w:val="001136CC"/>
    <w:rPr>
      <w:rFonts w:cs="Times New Roman"/>
    </w:rPr>
  </w:style>
  <w:style w:type="paragraph" w:styleId="TOCHeading">
    <w:name w:val="TOC Heading"/>
    <w:basedOn w:val="Heading1"/>
    <w:next w:val="Normal"/>
    <w:uiPriority w:val="39"/>
    <w:unhideWhenUsed/>
    <w:qFormat/>
    <w:rsid w:val="009F5FC6"/>
    <w:pPr>
      <w:keepNext/>
      <w:keepLines/>
      <w:pageBreakBefore w:val="0"/>
      <w:tabs>
        <w:tab w:val="clear" w:pos="1260"/>
      </w:tabs>
      <w:spacing w:before="480" w:after="0" w:line="276" w:lineRule="auto"/>
      <w:outlineLvl w:val="9"/>
    </w:pPr>
    <w:rPr>
      <w:rFonts w:asciiTheme="majorHAnsi" w:eastAsiaTheme="majorEastAsia" w:hAnsiTheme="majorHAnsi" w:cstheme="majorBidi"/>
      <w:color w:val="365F91" w:themeColor="accent1" w:themeShade="BF"/>
      <w:kern w:val="0"/>
      <w:lang w:eastAsia="ja-JP"/>
    </w:rPr>
  </w:style>
  <w:style w:type="character" w:customStyle="1" w:styleId="Heading2Char1">
    <w:name w:val="Heading 2 Char1"/>
    <w:uiPriority w:val="99"/>
    <w:locked/>
    <w:rsid w:val="009F5FC6"/>
    <w:rPr>
      <w:rFonts w:ascii="Times New Roman" w:eastAsia="Times New Roman" w:hAnsi="Times New Roman" w:cs="Times New Roman"/>
      <w:b/>
      <w:bCs/>
      <w:iCs/>
      <w:sz w:val="24"/>
      <w:szCs w:val="28"/>
      <w:lang w:eastAsia="ja-JP"/>
    </w:rPr>
  </w:style>
  <w:style w:type="paragraph" w:customStyle="1" w:styleId="Normal12pt">
    <w:name w:val="Normal + 12 pt"/>
    <w:basedOn w:val="Normal"/>
    <w:link w:val="Normal12ptChar"/>
    <w:uiPriority w:val="99"/>
    <w:rsid w:val="009F5FC6"/>
    <w:pPr>
      <w:keepLines w:val="0"/>
      <w:tabs>
        <w:tab w:val="clear" w:pos="1260"/>
      </w:tabs>
      <w:spacing w:before="0" w:after="0"/>
      <w:ind w:left="720"/>
      <w:jc w:val="both"/>
    </w:pPr>
    <w:rPr>
      <w:rFonts w:ascii="Times New Roman" w:eastAsia="Times New Roman" w:hAnsi="Times New Roman" w:cs="Times New Roman"/>
      <w:sz w:val="24"/>
      <w:szCs w:val="24"/>
    </w:rPr>
  </w:style>
  <w:style w:type="character" w:customStyle="1" w:styleId="Normal12ptChar">
    <w:name w:val="Normal + 12 pt Char"/>
    <w:basedOn w:val="DefaultParagraphFont"/>
    <w:link w:val="Normal12pt"/>
    <w:uiPriority w:val="99"/>
    <w:locked/>
    <w:rsid w:val="009F5FC6"/>
    <w:rPr>
      <w:rFonts w:eastAsia="Times New Roman"/>
      <w:sz w:val="24"/>
      <w:szCs w:val="24"/>
    </w:rPr>
  </w:style>
  <w:style w:type="character" w:customStyle="1" w:styleId="Heading5Char">
    <w:name w:val="Heading 5 Char"/>
    <w:basedOn w:val="DefaultParagraphFont"/>
    <w:link w:val="Heading5"/>
    <w:rsid w:val="008109D4"/>
    <w:rPr>
      <w:rFonts w:ascii="Palatino Linotype" w:hAnsi="Palatino Linotype" w:cs="Palatino Linotype"/>
    </w:rPr>
  </w:style>
  <w:style w:type="character" w:customStyle="1" w:styleId="Heading7Char">
    <w:name w:val="Heading 7 Char"/>
    <w:basedOn w:val="DefaultParagraphFont"/>
    <w:link w:val="Heading7"/>
    <w:rsid w:val="005C6060"/>
    <w:rPr>
      <w:rFonts w:ascii="Palatino Linotype" w:hAnsi="Palatino Linotype" w:cs="Palatino"/>
    </w:rPr>
  </w:style>
  <w:style w:type="paragraph" w:customStyle="1" w:styleId="Bullets">
    <w:name w:val="Bullets"/>
    <w:basedOn w:val="Normal"/>
    <w:link w:val="BulletsChar"/>
    <w:rsid w:val="004D5C5A"/>
    <w:pPr>
      <w:keepLines w:val="0"/>
      <w:numPr>
        <w:numId w:val="28"/>
      </w:numPr>
      <w:tabs>
        <w:tab w:val="clear" w:pos="1260"/>
      </w:tabs>
      <w:spacing w:before="120" w:after="120"/>
      <w:jc w:val="both"/>
    </w:pPr>
    <w:rPr>
      <w:rFonts w:ascii="Times New Roman" w:eastAsia="Times New Roman" w:hAnsi="Times New Roman" w:cs="Times New Roman"/>
      <w:szCs w:val="24"/>
    </w:rPr>
  </w:style>
  <w:style w:type="character" w:customStyle="1" w:styleId="BulletsChar">
    <w:name w:val="Bullets Char"/>
    <w:link w:val="Bullets"/>
    <w:rsid w:val="004D5C5A"/>
    <w:rPr>
      <w:rFonts w:eastAsia="Times New Roman"/>
      <w:szCs w:val="24"/>
    </w:rPr>
  </w:style>
  <w:style w:type="paragraph" w:customStyle="1" w:styleId="Numbered">
    <w:name w:val="Numbered"/>
    <w:basedOn w:val="Normal"/>
    <w:rsid w:val="004D5C5A"/>
    <w:pPr>
      <w:keepLines w:val="0"/>
      <w:numPr>
        <w:numId w:val="29"/>
      </w:numPr>
      <w:tabs>
        <w:tab w:val="clear" w:pos="1260"/>
      </w:tabs>
      <w:spacing w:before="120" w:after="120"/>
      <w:jc w:val="both"/>
    </w:pPr>
    <w:rPr>
      <w:rFonts w:ascii="Times New Roman" w:eastAsia="Times New Roman" w:hAnsi="Times New Roman" w:cs="Times New Roman"/>
      <w:szCs w:val="24"/>
    </w:rPr>
  </w:style>
  <w:style w:type="paragraph" w:customStyle="1" w:styleId="TPC-ClauseWording-Align">
    <w:name w:val="TPC-Clause_Wording-Align"/>
    <w:link w:val="TPC-ClauseWording-AlignChar"/>
    <w:rsid w:val="004D5C5A"/>
    <w:pPr>
      <w:keepLines/>
      <w:tabs>
        <w:tab w:val="left" w:pos="720"/>
        <w:tab w:val="left" w:pos="1440"/>
        <w:tab w:val="left" w:pos="2160"/>
        <w:tab w:val="left" w:pos="2880"/>
        <w:tab w:val="left" w:pos="3600"/>
        <w:tab w:val="left" w:pos="4320"/>
        <w:tab w:val="left" w:pos="5040"/>
        <w:tab w:val="left" w:pos="5760"/>
      </w:tabs>
      <w:spacing w:before="120" w:after="60"/>
      <w:ind w:left="720"/>
      <w:jc w:val="both"/>
    </w:pPr>
    <w:rPr>
      <w:rFonts w:ascii="Palatino" w:eastAsia="Times New Roman" w:hAnsi="Palatino"/>
    </w:rPr>
  </w:style>
  <w:style w:type="character" w:customStyle="1" w:styleId="TPC-ClauseWording-AlignChar">
    <w:name w:val="TPC-Clause_Wording-Align Char"/>
    <w:basedOn w:val="DefaultParagraphFont"/>
    <w:link w:val="TPC-ClauseWording-Align"/>
    <w:locked/>
    <w:rsid w:val="004D5C5A"/>
    <w:rPr>
      <w:rFonts w:ascii="Palatino" w:eastAsia="Times New Roman" w:hAnsi="Palatino"/>
    </w:rPr>
  </w:style>
  <w:style w:type="paragraph" w:customStyle="1" w:styleId="TPC-ListL1-Bullet">
    <w:name w:val="TPC-List_L1-Bullet"/>
    <w:basedOn w:val="ListBullet2"/>
    <w:rsid w:val="004D5C5A"/>
    <w:pPr>
      <w:keepLines/>
      <w:tabs>
        <w:tab w:val="left" w:pos="720"/>
        <w:tab w:val="num" w:pos="1080"/>
        <w:tab w:val="left" w:pos="1440"/>
        <w:tab w:val="left" w:pos="1800"/>
        <w:tab w:val="left" w:pos="2160"/>
        <w:tab w:val="left" w:pos="2520"/>
        <w:tab w:val="left" w:pos="2880"/>
        <w:tab w:val="left" w:pos="3600"/>
      </w:tabs>
      <w:snapToGrid w:val="0"/>
      <w:spacing w:after="60"/>
      <w:ind w:left="1080"/>
    </w:pPr>
    <w:rPr>
      <w:rFonts w:ascii="Palatino" w:eastAsia="Times New Roman" w:hAnsi="Palatino" w:cs="Times New Roman"/>
    </w:rPr>
  </w:style>
  <w:style w:type="paragraph" w:customStyle="1" w:styleId="TPC-ClauseL3-Title">
    <w:name w:val="TPC-Clause_L3-Title"/>
    <w:basedOn w:val="Heading3"/>
    <w:next w:val="TPC-ClauseL4-Title"/>
    <w:rsid w:val="004D5C5A"/>
    <w:pPr>
      <w:keepNext/>
      <w:numPr>
        <w:ilvl w:val="2"/>
        <w:numId w:val="30"/>
      </w:numPr>
      <w:tabs>
        <w:tab w:val="clear" w:pos="1008"/>
        <w:tab w:val="left" w:pos="1080"/>
        <w:tab w:val="left" w:pos="1440"/>
        <w:tab w:val="left" w:pos="1800"/>
        <w:tab w:val="left" w:pos="2160"/>
        <w:tab w:val="left" w:pos="2880"/>
        <w:tab w:val="left" w:pos="3600"/>
        <w:tab w:val="left" w:pos="4320"/>
        <w:tab w:val="left" w:pos="5040"/>
        <w:tab w:val="left" w:pos="5760"/>
      </w:tabs>
      <w:spacing w:before="240" w:after="120"/>
    </w:pPr>
    <w:rPr>
      <w:rFonts w:eastAsia="Times New Roman" w:cs="Times New Roman"/>
      <w:b/>
      <w:bCs/>
    </w:rPr>
  </w:style>
  <w:style w:type="paragraph" w:customStyle="1" w:styleId="TPC-ClauseL1-Title">
    <w:name w:val="TPC-Clause_L1-Title"/>
    <w:basedOn w:val="Heading1"/>
    <w:rsid w:val="004D5C5A"/>
    <w:pPr>
      <w:keepNext/>
      <w:keepLines/>
      <w:numPr>
        <w:numId w:val="30"/>
      </w:numPr>
      <w:tabs>
        <w:tab w:val="clear" w:pos="1260"/>
        <w:tab w:val="left" w:pos="720"/>
        <w:tab w:val="left" w:pos="2160"/>
        <w:tab w:val="left" w:pos="2880"/>
        <w:tab w:val="left" w:pos="3600"/>
        <w:tab w:val="left" w:pos="4320"/>
        <w:tab w:val="left" w:pos="5040"/>
        <w:tab w:val="left" w:pos="5760"/>
      </w:tabs>
    </w:pPr>
    <w:rPr>
      <w:rFonts w:eastAsia="Times New Roman" w:cs="Times New Roman"/>
      <w:caps/>
    </w:rPr>
  </w:style>
  <w:style w:type="paragraph" w:customStyle="1" w:styleId="TPC-ClauseL2-Title">
    <w:name w:val="TPC-Clause_L2-Title"/>
    <w:basedOn w:val="Heading2"/>
    <w:next w:val="TPC-ClauseWording-Align"/>
    <w:rsid w:val="004D5C5A"/>
    <w:pPr>
      <w:keepLines/>
      <w:numPr>
        <w:ilvl w:val="1"/>
        <w:numId w:val="30"/>
      </w:numPr>
      <w:tabs>
        <w:tab w:val="left" w:pos="720"/>
        <w:tab w:val="left" w:pos="1080"/>
        <w:tab w:val="left" w:pos="1440"/>
        <w:tab w:val="left" w:pos="1800"/>
        <w:tab w:val="left" w:pos="2160"/>
        <w:tab w:val="left" w:pos="2880"/>
        <w:tab w:val="left" w:pos="3600"/>
        <w:tab w:val="left" w:pos="4320"/>
        <w:tab w:val="left" w:pos="5040"/>
        <w:tab w:val="left" w:pos="5760"/>
      </w:tabs>
      <w:adjustRightInd w:val="0"/>
      <w:snapToGrid w:val="0"/>
      <w:spacing w:before="480" w:after="120" w:line="240" w:lineRule="auto"/>
      <w:jc w:val="left"/>
    </w:pPr>
    <w:rPr>
      <w:rFonts w:ascii="Palatino" w:eastAsia="Times New Roman" w:hAnsi="Palatino" w:cs="Times New Roman"/>
      <w:bCs w:val="0"/>
      <w:kern w:val="0"/>
    </w:rPr>
  </w:style>
  <w:style w:type="paragraph" w:customStyle="1" w:styleId="TPC-ClauseL4-Title">
    <w:name w:val="TPC-Clause_L4-Title"/>
    <w:basedOn w:val="TPC-ClauseL3-Title"/>
    <w:next w:val="TPC-ClauseWording-Align"/>
    <w:link w:val="TPC-ClauseL4-TitleChar"/>
    <w:rsid w:val="004D5C5A"/>
    <w:pPr>
      <w:numPr>
        <w:ilvl w:val="3"/>
      </w:numPr>
      <w:tabs>
        <w:tab w:val="left" w:pos="360"/>
      </w:tabs>
      <w:ind w:left="720" w:hanging="720"/>
      <w:outlineLvl w:val="3"/>
    </w:pPr>
    <w:rPr>
      <w:b w:val="0"/>
    </w:rPr>
  </w:style>
  <w:style w:type="paragraph" w:customStyle="1" w:styleId="TPC-ClauseFigure-Caption">
    <w:name w:val="TPC-Clause_Figure-Caption"/>
    <w:basedOn w:val="TableofFigures"/>
    <w:next w:val="TPC-ClauseWording-Align"/>
    <w:rsid w:val="004D5C5A"/>
    <w:pPr>
      <w:keepLines w:val="0"/>
      <w:numPr>
        <w:ilvl w:val="4"/>
        <w:numId w:val="30"/>
      </w:numPr>
      <w:spacing w:after="0"/>
      <w:jc w:val="center"/>
    </w:pPr>
    <w:rPr>
      <w:rFonts w:ascii="Calibri" w:eastAsia="Times New Roman" w:hAnsi="Calibri" w:cs="Times New Roman"/>
      <w:smallCaps/>
    </w:rPr>
  </w:style>
  <w:style w:type="character" w:customStyle="1" w:styleId="TPC-ClauseL4-TitleChar">
    <w:name w:val="TPC-Clause_L4-Title Char"/>
    <w:basedOn w:val="DefaultParagraphFont"/>
    <w:link w:val="TPC-ClauseL4-Title"/>
    <w:locked/>
    <w:rsid w:val="004D5C5A"/>
    <w:rPr>
      <w:rFonts w:ascii="Palatino Linotype" w:eastAsia="Times New Roman" w:hAnsi="Palatino Linotype"/>
      <w:bCs/>
    </w:rPr>
  </w:style>
  <w:style w:type="paragraph" w:customStyle="1" w:styleId="TPC-ListL1-Numbers">
    <w:name w:val="TPC-List_L1-Numbers"/>
    <w:basedOn w:val="ListNumber"/>
    <w:next w:val="TPC-ClauseWording-Align"/>
    <w:rsid w:val="004D5C5A"/>
    <w:pPr>
      <w:tabs>
        <w:tab w:val="clear" w:pos="1260"/>
        <w:tab w:val="left" w:pos="360"/>
        <w:tab w:val="left" w:pos="720"/>
        <w:tab w:val="num" w:pos="1080"/>
        <w:tab w:val="left" w:pos="1440"/>
        <w:tab w:val="left" w:pos="1800"/>
        <w:tab w:val="left" w:pos="2160"/>
      </w:tabs>
      <w:adjustRightInd w:val="0"/>
      <w:snapToGrid w:val="0"/>
      <w:spacing w:before="120" w:after="60"/>
      <w:ind w:left="1080" w:hanging="360"/>
      <w:contextualSpacing w:val="0"/>
    </w:pPr>
    <w:rPr>
      <w:rFonts w:eastAsia="Times New Roman" w:cs="Times New Roman"/>
      <w:szCs w:val="24"/>
    </w:rPr>
  </w:style>
  <w:style w:type="paragraph" w:styleId="ListNumber">
    <w:name w:val="List Number"/>
    <w:basedOn w:val="Normal"/>
    <w:uiPriority w:val="99"/>
    <w:semiHidden/>
    <w:unhideWhenUsed/>
    <w:rsid w:val="004D5C5A"/>
    <w:pPr>
      <w:tabs>
        <w:tab w:val="num" w:pos="1440"/>
      </w:tabs>
      <w:ind w:left="1440" w:hanging="720"/>
      <w:contextualSpacing/>
    </w:pPr>
  </w:style>
  <w:style w:type="table" w:styleId="TableGrid">
    <w:name w:val="Table Grid"/>
    <w:basedOn w:val="TableNormal"/>
    <w:rsid w:val="00F5648C"/>
    <w:pPr>
      <w:ind w:left="720"/>
      <w:jc w:val="both"/>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beledStart">
    <w:name w:val="Labeled Start"/>
    <w:rsid w:val="009C0516"/>
    <w:pPr>
      <w:widowControl w:val="0"/>
      <w:tabs>
        <w:tab w:val="left" w:pos="1296"/>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autoSpaceDE w:val="0"/>
      <w:autoSpaceDN w:val="0"/>
      <w:adjustRightInd w:val="0"/>
      <w:spacing w:before="160" w:line="240" w:lineRule="atLeast"/>
      <w:ind w:left="1296" w:hanging="432"/>
      <w:jc w:val="both"/>
    </w:pPr>
    <w:rPr>
      <w:rFonts w:eastAsia="Times New Roman"/>
    </w:rPr>
  </w:style>
  <w:style w:type="character" w:styleId="PlaceholderText">
    <w:name w:val="Placeholder Text"/>
    <w:basedOn w:val="DefaultParagraphFont"/>
    <w:uiPriority w:val="99"/>
    <w:semiHidden/>
    <w:rsid w:val="0052542E"/>
    <w:rPr>
      <w:color w:val="808080"/>
    </w:rPr>
  </w:style>
  <w:style w:type="character" w:customStyle="1" w:styleId="FooterChar">
    <w:name w:val="Footer Char"/>
    <w:basedOn w:val="DefaultParagraphFont"/>
    <w:link w:val="Footer"/>
    <w:uiPriority w:val="99"/>
    <w:rsid w:val="006B7FAD"/>
    <w:rPr>
      <w:rFonts w:ascii="Palatino" w:hAnsi="Palatino" w:cs="Palatino"/>
    </w:rPr>
  </w:style>
  <w:style w:type="paragraph" w:customStyle="1" w:styleId="TPC-IntroL1-Title">
    <w:name w:val="TPC-Intro_L1-Title"/>
    <w:basedOn w:val="Normal"/>
    <w:rsid w:val="00602F79"/>
    <w:pPr>
      <w:keepNext/>
      <w:tabs>
        <w:tab w:val="clear" w:pos="1260"/>
        <w:tab w:val="left" w:pos="720"/>
        <w:tab w:val="left" w:pos="1440"/>
        <w:tab w:val="left" w:pos="2160"/>
        <w:tab w:val="left" w:pos="2880"/>
        <w:tab w:val="left" w:pos="3600"/>
        <w:tab w:val="left" w:pos="4320"/>
        <w:tab w:val="left" w:pos="5040"/>
        <w:tab w:val="left" w:pos="5760"/>
      </w:tabs>
      <w:spacing w:before="240" w:after="240"/>
      <w:contextualSpacing/>
      <w:jc w:val="center"/>
    </w:pPr>
    <w:rPr>
      <w:rFonts w:ascii="Palatino" w:eastAsia="Times New Roman" w:hAnsi="Palatino" w:cs="Times New Roman"/>
      <w:b/>
      <w:sz w:val="28"/>
      <w:szCs w:val="28"/>
    </w:rPr>
  </w:style>
  <w:style w:type="numbering" w:customStyle="1" w:styleId="TPC-ListL1-1ai">
    <w:name w:val="TPC-List_L1-1/a/i"/>
    <w:rsid w:val="00602F79"/>
    <w:pPr>
      <w:numPr>
        <w:numId w:val="88"/>
      </w:numPr>
    </w:pPr>
  </w:style>
  <w:style w:type="paragraph" w:customStyle="1" w:styleId="es-ClauseL2">
    <w:name w:val="es - Clause_L2"/>
    <w:basedOn w:val="Heading2"/>
    <w:next w:val="es-ClauseWording-Align"/>
    <w:rsid w:val="00602F79"/>
    <w:pPr>
      <w:keepLines/>
      <w:tabs>
        <w:tab w:val="num" w:pos="900"/>
        <w:tab w:val="left" w:pos="2880"/>
        <w:tab w:val="left" w:pos="4320"/>
        <w:tab w:val="left" w:pos="5040"/>
        <w:tab w:val="left" w:pos="5760"/>
      </w:tabs>
      <w:spacing w:before="480" w:after="120" w:line="240" w:lineRule="auto"/>
      <w:ind w:left="1987" w:hanging="360"/>
      <w:jc w:val="left"/>
    </w:pPr>
    <w:rPr>
      <w:rFonts w:ascii="Cambria" w:eastAsia="Times New Roman" w:hAnsi="Cambria" w:cs="Times New Roman"/>
      <w:b/>
      <w:i/>
      <w:iCs/>
      <w:kern w:val="0"/>
      <w:sz w:val="28"/>
    </w:rPr>
  </w:style>
  <w:style w:type="paragraph" w:customStyle="1" w:styleId="es-ClauseL3-Title">
    <w:name w:val="es - Clause_L3-Title"/>
    <w:basedOn w:val="Heading3"/>
    <w:next w:val="es-ClauseWording-Align"/>
    <w:rsid w:val="00602F79"/>
    <w:pPr>
      <w:keepNext/>
      <w:tabs>
        <w:tab w:val="clear" w:pos="720"/>
        <w:tab w:val="clear" w:pos="1008"/>
        <w:tab w:val="left" w:pos="900"/>
        <w:tab w:val="num" w:pos="1440"/>
        <w:tab w:val="left" w:pos="2160"/>
        <w:tab w:val="left" w:pos="2880"/>
        <w:tab w:val="left" w:pos="3600"/>
        <w:tab w:val="left" w:pos="4320"/>
        <w:tab w:val="left" w:pos="5040"/>
        <w:tab w:val="left" w:pos="5760"/>
      </w:tabs>
      <w:spacing w:before="240" w:after="120"/>
      <w:ind w:left="2707" w:hanging="180"/>
    </w:pPr>
    <w:rPr>
      <w:rFonts w:ascii="Palatino" w:eastAsia="Times New Roman" w:hAnsi="Palatino" w:cs="Times New Roman"/>
      <w:b/>
      <w:bCs/>
    </w:rPr>
  </w:style>
  <w:style w:type="paragraph" w:customStyle="1" w:styleId="es-ClauseFigure-Caption">
    <w:name w:val="es - Clause_Figure-Caption"/>
    <w:basedOn w:val="Heading5"/>
    <w:next w:val="es-ClauseWording-Align"/>
    <w:rsid w:val="00602F79"/>
    <w:pPr>
      <w:keepNext/>
      <w:tabs>
        <w:tab w:val="clear" w:pos="1008"/>
      </w:tabs>
      <w:spacing w:after="120"/>
      <w:ind w:left="4147" w:hanging="360"/>
      <w:jc w:val="center"/>
    </w:pPr>
    <w:rPr>
      <w:rFonts w:ascii="Calibri" w:eastAsia="Times New Roman" w:hAnsi="Calibri" w:cs="Times New Roman"/>
      <w:b/>
      <w:bCs/>
      <w:i/>
      <w:iCs/>
      <w:sz w:val="26"/>
      <w:szCs w:val="26"/>
    </w:rPr>
  </w:style>
  <w:style w:type="table" w:customStyle="1" w:styleId="TableGridLight1">
    <w:name w:val="Table Grid Light1"/>
    <w:basedOn w:val="TableNormal"/>
    <w:uiPriority w:val="40"/>
    <w:rsid w:val="00931688"/>
    <w:rPr>
      <w:rFonts w:eastAsia="Times New Roma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977526">
      <w:bodyDiv w:val="1"/>
      <w:marLeft w:val="0"/>
      <w:marRight w:val="0"/>
      <w:marTop w:val="0"/>
      <w:marBottom w:val="0"/>
      <w:divBdr>
        <w:top w:val="none" w:sz="0" w:space="0" w:color="auto"/>
        <w:left w:val="none" w:sz="0" w:space="0" w:color="auto"/>
        <w:bottom w:val="none" w:sz="0" w:space="0" w:color="auto"/>
        <w:right w:val="none" w:sz="0" w:space="0" w:color="auto"/>
      </w:divBdr>
    </w:div>
    <w:div w:id="216282142">
      <w:bodyDiv w:val="1"/>
      <w:marLeft w:val="0"/>
      <w:marRight w:val="0"/>
      <w:marTop w:val="0"/>
      <w:marBottom w:val="0"/>
      <w:divBdr>
        <w:top w:val="none" w:sz="0" w:space="0" w:color="auto"/>
        <w:left w:val="none" w:sz="0" w:space="0" w:color="auto"/>
        <w:bottom w:val="none" w:sz="0" w:space="0" w:color="auto"/>
        <w:right w:val="none" w:sz="0" w:space="0" w:color="auto"/>
      </w:divBdr>
    </w:div>
    <w:div w:id="328412634">
      <w:bodyDiv w:val="1"/>
      <w:marLeft w:val="0"/>
      <w:marRight w:val="0"/>
      <w:marTop w:val="0"/>
      <w:marBottom w:val="0"/>
      <w:divBdr>
        <w:top w:val="none" w:sz="0" w:space="0" w:color="auto"/>
        <w:left w:val="none" w:sz="0" w:space="0" w:color="auto"/>
        <w:bottom w:val="none" w:sz="0" w:space="0" w:color="auto"/>
        <w:right w:val="none" w:sz="0" w:space="0" w:color="auto"/>
      </w:divBdr>
      <w:divsChild>
        <w:div w:id="841163912">
          <w:marLeft w:val="547"/>
          <w:marRight w:val="0"/>
          <w:marTop w:val="58"/>
          <w:marBottom w:val="0"/>
          <w:divBdr>
            <w:top w:val="none" w:sz="0" w:space="0" w:color="auto"/>
            <w:left w:val="none" w:sz="0" w:space="0" w:color="auto"/>
            <w:bottom w:val="none" w:sz="0" w:space="0" w:color="auto"/>
            <w:right w:val="none" w:sz="0" w:space="0" w:color="auto"/>
          </w:divBdr>
        </w:div>
      </w:divsChild>
    </w:div>
    <w:div w:id="683477752">
      <w:bodyDiv w:val="1"/>
      <w:marLeft w:val="0"/>
      <w:marRight w:val="0"/>
      <w:marTop w:val="0"/>
      <w:marBottom w:val="0"/>
      <w:divBdr>
        <w:top w:val="none" w:sz="0" w:space="0" w:color="auto"/>
        <w:left w:val="none" w:sz="0" w:space="0" w:color="auto"/>
        <w:bottom w:val="none" w:sz="0" w:space="0" w:color="auto"/>
        <w:right w:val="none" w:sz="0" w:space="0" w:color="auto"/>
      </w:divBdr>
    </w:div>
    <w:div w:id="819884272">
      <w:bodyDiv w:val="1"/>
      <w:marLeft w:val="0"/>
      <w:marRight w:val="0"/>
      <w:marTop w:val="0"/>
      <w:marBottom w:val="0"/>
      <w:divBdr>
        <w:top w:val="none" w:sz="0" w:space="0" w:color="auto"/>
        <w:left w:val="none" w:sz="0" w:space="0" w:color="auto"/>
        <w:bottom w:val="none" w:sz="0" w:space="0" w:color="auto"/>
        <w:right w:val="none" w:sz="0" w:space="0" w:color="auto"/>
      </w:divBdr>
    </w:div>
    <w:div w:id="932737030">
      <w:bodyDiv w:val="1"/>
      <w:marLeft w:val="0"/>
      <w:marRight w:val="0"/>
      <w:marTop w:val="0"/>
      <w:marBottom w:val="0"/>
      <w:divBdr>
        <w:top w:val="none" w:sz="0" w:space="0" w:color="auto"/>
        <w:left w:val="none" w:sz="0" w:space="0" w:color="auto"/>
        <w:bottom w:val="none" w:sz="0" w:space="0" w:color="auto"/>
        <w:right w:val="none" w:sz="0" w:space="0" w:color="auto"/>
      </w:divBdr>
    </w:div>
    <w:div w:id="1178010133">
      <w:bodyDiv w:val="1"/>
      <w:marLeft w:val="0"/>
      <w:marRight w:val="0"/>
      <w:marTop w:val="0"/>
      <w:marBottom w:val="0"/>
      <w:divBdr>
        <w:top w:val="none" w:sz="0" w:space="0" w:color="auto"/>
        <w:left w:val="none" w:sz="0" w:space="0" w:color="auto"/>
        <w:bottom w:val="none" w:sz="0" w:space="0" w:color="auto"/>
        <w:right w:val="none" w:sz="0" w:space="0" w:color="auto"/>
      </w:divBdr>
    </w:div>
    <w:div w:id="1299411992">
      <w:bodyDiv w:val="1"/>
      <w:marLeft w:val="0"/>
      <w:marRight w:val="0"/>
      <w:marTop w:val="0"/>
      <w:marBottom w:val="0"/>
      <w:divBdr>
        <w:top w:val="none" w:sz="0" w:space="0" w:color="auto"/>
        <w:left w:val="none" w:sz="0" w:space="0" w:color="auto"/>
        <w:bottom w:val="none" w:sz="0" w:space="0" w:color="auto"/>
        <w:right w:val="none" w:sz="0" w:space="0" w:color="auto"/>
      </w:divBdr>
    </w:div>
    <w:div w:id="1445609130">
      <w:bodyDiv w:val="1"/>
      <w:marLeft w:val="0"/>
      <w:marRight w:val="0"/>
      <w:marTop w:val="0"/>
      <w:marBottom w:val="0"/>
      <w:divBdr>
        <w:top w:val="none" w:sz="0" w:space="0" w:color="auto"/>
        <w:left w:val="none" w:sz="0" w:space="0" w:color="auto"/>
        <w:bottom w:val="none" w:sz="0" w:space="0" w:color="auto"/>
        <w:right w:val="none" w:sz="0" w:space="0" w:color="auto"/>
      </w:divBdr>
      <w:divsChild>
        <w:div w:id="1305619985">
          <w:marLeft w:val="547"/>
          <w:marRight w:val="0"/>
          <w:marTop w:val="154"/>
          <w:marBottom w:val="0"/>
          <w:divBdr>
            <w:top w:val="none" w:sz="0" w:space="0" w:color="auto"/>
            <w:left w:val="none" w:sz="0" w:space="0" w:color="auto"/>
            <w:bottom w:val="none" w:sz="0" w:space="0" w:color="auto"/>
            <w:right w:val="none" w:sz="0" w:space="0" w:color="auto"/>
          </w:divBdr>
        </w:div>
      </w:divsChild>
    </w:div>
    <w:div w:id="1503426664">
      <w:bodyDiv w:val="1"/>
      <w:marLeft w:val="0"/>
      <w:marRight w:val="0"/>
      <w:marTop w:val="0"/>
      <w:marBottom w:val="0"/>
      <w:divBdr>
        <w:top w:val="none" w:sz="0" w:space="0" w:color="auto"/>
        <w:left w:val="none" w:sz="0" w:space="0" w:color="auto"/>
        <w:bottom w:val="none" w:sz="0" w:space="0" w:color="auto"/>
        <w:right w:val="none" w:sz="0" w:space="0" w:color="auto"/>
      </w:divBdr>
    </w:div>
    <w:div w:id="1655644435">
      <w:bodyDiv w:val="1"/>
      <w:marLeft w:val="0"/>
      <w:marRight w:val="0"/>
      <w:marTop w:val="0"/>
      <w:marBottom w:val="0"/>
      <w:divBdr>
        <w:top w:val="none" w:sz="0" w:space="0" w:color="auto"/>
        <w:left w:val="none" w:sz="0" w:space="0" w:color="auto"/>
        <w:bottom w:val="none" w:sz="0" w:space="0" w:color="auto"/>
        <w:right w:val="none" w:sz="0" w:space="0" w:color="auto"/>
      </w:divBdr>
    </w:div>
    <w:div w:id="1700156866">
      <w:bodyDiv w:val="1"/>
      <w:marLeft w:val="0"/>
      <w:marRight w:val="0"/>
      <w:marTop w:val="0"/>
      <w:marBottom w:val="0"/>
      <w:divBdr>
        <w:top w:val="none" w:sz="0" w:space="0" w:color="auto"/>
        <w:left w:val="none" w:sz="0" w:space="0" w:color="auto"/>
        <w:bottom w:val="none" w:sz="0" w:space="0" w:color="auto"/>
        <w:right w:val="none" w:sz="0" w:space="0" w:color="auto"/>
      </w:divBdr>
    </w:div>
    <w:div w:id="1735006642">
      <w:bodyDiv w:val="1"/>
      <w:marLeft w:val="0"/>
      <w:marRight w:val="0"/>
      <w:marTop w:val="0"/>
      <w:marBottom w:val="0"/>
      <w:divBdr>
        <w:top w:val="none" w:sz="0" w:space="0" w:color="auto"/>
        <w:left w:val="none" w:sz="0" w:space="0" w:color="auto"/>
        <w:bottom w:val="none" w:sz="0" w:space="0" w:color="auto"/>
        <w:right w:val="none" w:sz="0" w:space="0" w:color="auto"/>
      </w:divBdr>
      <w:divsChild>
        <w:div w:id="46539758">
          <w:marLeft w:val="547"/>
          <w:marRight w:val="0"/>
          <w:marTop w:val="115"/>
          <w:marBottom w:val="0"/>
          <w:divBdr>
            <w:top w:val="none" w:sz="0" w:space="0" w:color="auto"/>
            <w:left w:val="none" w:sz="0" w:space="0" w:color="auto"/>
            <w:bottom w:val="none" w:sz="0" w:space="0" w:color="auto"/>
            <w:right w:val="none" w:sz="0" w:space="0" w:color="auto"/>
          </w:divBdr>
        </w:div>
        <w:div w:id="626472166">
          <w:marLeft w:val="547"/>
          <w:marRight w:val="0"/>
          <w:marTop w:val="115"/>
          <w:marBottom w:val="0"/>
          <w:divBdr>
            <w:top w:val="none" w:sz="0" w:space="0" w:color="auto"/>
            <w:left w:val="none" w:sz="0" w:space="0" w:color="auto"/>
            <w:bottom w:val="none" w:sz="0" w:space="0" w:color="auto"/>
            <w:right w:val="none" w:sz="0" w:space="0" w:color="auto"/>
          </w:divBdr>
        </w:div>
        <w:div w:id="109475143">
          <w:marLeft w:val="547"/>
          <w:marRight w:val="0"/>
          <w:marTop w:val="115"/>
          <w:marBottom w:val="0"/>
          <w:divBdr>
            <w:top w:val="none" w:sz="0" w:space="0" w:color="auto"/>
            <w:left w:val="none" w:sz="0" w:space="0" w:color="auto"/>
            <w:bottom w:val="none" w:sz="0" w:space="0" w:color="auto"/>
            <w:right w:val="none" w:sz="0" w:space="0" w:color="auto"/>
          </w:divBdr>
        </w:div>
        <w:div w:id="594631958">
          <w:marLeft w:val="547"/>
          <w:marRight w:val="0"/>
          <w:marTop w:val="115"/>
          <w:marBottom w:val="0"/>
          <w:divBdr>
            <w:top w:val="none" w:sz="0" w:space="0" w:color="auto"/>
            <w:left w:val="none" w:sz="0" w:space="0" w:color="auto"/>
            <w:bottom w:val="none" w:sz="0" w:space="0" w:color="auto"/>
            <w:right w:val="none" w:sz="0" w:space="0" w:color="auto"/>
          </w:divBdr>
        </w:div>
        <w:div w:id="5594947">
          <w:marLeft w:val="547"/>
          <w:marRight w:val="0"/>
          <w:marTop w:val="115"/>
          <w:marBottom w:val="0"/>
          <w:divBdr>
            <w:top w:val="none" w:sz="0" w:space="0" w:color="auto"/>
            <w:left w:val="none" w:sz="0" w:space="0" w:color="auto"/>
            <w:bottom w:val="none" w:sz="0" w:space="0" w:color="auto"/>
            <w:right w:val="none" w:sz="0" w:space="0" w:color="auto"/>
          </w:divBdr>
        </w:div>
        <w:div w:id="3216962">
          <w:marLeft w:val="547"/>
          <w:marRight w:val="0"/>
          <w:marTop w:val="115"/>
          <w:marBottom w:val="0"/>
          <w:divBdr>
            <w:top w:val="none" w:sz="0" w:space="0" w:color="auto"/>
            <w:left w:val="none" w:sz="0" w:space="0" w:color="auto"/>
            <w:bottom w:val="none" w:sz="0" w:space="0" w:color="auto"/>
            <w:right w:val="none" w:sz="0" w:space="0" w:color="auto"/>
          </w:divBdr>
        </w:div>
        <w:div w:id="1829399064">
          <w:marLeft w:val="547"/>
          <w:marRight w:val="0"/>
          <w:marTop w:val="115"/>
          <w:marBottom w:val="0"/>
          <w:divBdr>
            <w:top w:val="none" w:sz="0" w:space="0" w:color="auto"/>
            <w:left w:val="none" w:sz="0" w:space="0" w:color="auto"/>
            <w:bottom w:val="none" w:sz="0" w:space="0" w:color="auto"/>
            <w:right w:val="none" w:sz="0" w:space="0" w:color="auto"/>
          </w:divBdr>
        </w:div>
        <w:div w:id="2039620713">
          <w:marLeft w:val="547"/>
          <w:marRight w:val="0"/>
          <w:marTop w:val="115"/>
          <w:marBottom w:val="0"/>
          <w:divBdr>
            <w:top w:val="none" w:sz="0" w:space="0" w:color="auto"/>
            <w:left w:val="none" w:sz="0" w:space="0" w:color="auto"/>
            <w:bottom w:val="none" w:sz="0" w:space="0" w:color="auto"/>
            <w:right w:val="none" w:sz="0" w:space="0" w:color="auto"/>
          </w:divBdr>
        </w:div>
        <w:div w:id="304050423">
          <w:marLeft w:val="547"/>
          <w:marRight w:val="0"/>
          <w:marTop w:val="115"/>
          <w:marBottom w:val="0"/>
          <w:divBdr>
            <w:top w:val="none" w:sz="0" w:space="0" w:color="auto"/>
            <w:left w:val="none" w:sz="0" w:space="0" w:color="auto"/>
            <w:bottom w:val="none" w:sz="0" w:space="0" w:color="auto"/>
            <w:right w:val="none" w:sz="0" w:space="0" w:color="auto"/>
          </w:divBdr>
        </w:div>
      </w:divsChild>
    </w:div>
    <w:div w:id="1833987736">
      <w:bodyDiv w:val="1"/>
      <w:marLeft w:val="0"/>
      <w:marRight w:val="0"/>
      <w:marTop w:val="0"/>
      <w:marBottom w:val="0"/>
      <w:divBdr>
        <w:top w:val="none" w:sz="0" w:space="0" w:color="auto"/>
        <w:left w:val="none" w:sz="0" w:space="0" w:color="auto"/>
        <w:bottom w:val="none" w:sz="0" w:space="0" w:color="auto"/>
        <w:right w:val="none" w:sz="0" w:space="0" w:color="auto"/>
      </w:divBdr>
      <w:divsChild>
        <w:div w:id="1176729761">
          <w:marLeft w:val="547"/>
          <w:marRight w:val="0"/>
          <w:marTop w:val="154"/>
          <w:marBottom w:val="0"/>
          <w:divBdr>
            <w:top w:val="none" w:sz="0" w:space="0" w:color="auto"/>
            <w:left w:val="none" w:sz="0" w:space="0" w:color="auto"/>
            <w:bottom w:val="none" w:sz="0" w:space="0" w:color="auto"/>
            <w:right w:val="none" w:sz="0" w:space="0" w:color="auto"/>
          </w:divBdr>
        </w:div>
      </w:divsChild>
    </w:div>
    <w:div w:id="1949265370">
      <w:bodyDiv w:val="1"/>
      <w:marLeft w:val="0"/>
      <w:marRight w:val="0"/>
      <w:marTop w:val="0"/>
      <w:marBottom w:val="0"/>
      <w:divBdr>
        <w:top w:val="none" w:sz="0" w:space="0" w:color="auto"/>
        <w:left w:val="none" w:sz="0" w:space="0" w:color="auto"/>
        <w:bottom w:val="none" w:sz="0" w:space="0" w:color="auto"/>
        <w:right w:val="none" w:sz="0" w:space="0" w:color="auto"/>
      </w:divBdr>
    </w:div>
    <w:div w:id="2052807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www.tpc.org" TargetMode="External"/><Relationship Id="rId47" Type="http://schemas.openxmlformats.org/officeDocument/2006/relationships/oleObject" Target="embeddings/oleObject1.bin"/><Relationship Id="rId63" Type="http://schemas.openxmlformats.org/officeDocument/2006/relationships/image" Target="media/image34.png"/><Relationship Id="rId68"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hyperlink" Target="http://www.dei.uc.pt/" TargetMode="External"/><Relationship Id="rId40" Type="http://schemas.openxmlformats.org/officeDocument/2006/relationships/hyperlink" Target="http://www.tpc.org/tpcx-hs" TargetMode="External"/><Relationship Id="rId45" Type="http://schemas.openxmlformats.org/officeDocument/2006/relationships/image" Target="media/image26.jpeg"/><Relationship Id="rId53" Type="http://schemas.openxmlformats.org/officeDocument/2006/relationships/image" Target="media/image30.wmf"/><Relationship Id="rId58" Type="http://schemas.openxmlformats.org/officeDocument/2006/relationships/image" Target="media/image32.png"/><Relationship Id="rId66"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hyperlink" Target="http://www.tpc.org"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www.ideasinternational.com/" TargetMode="External"/><Relationship Id="rId43" Type="http://schemas.openxmlformats.org/officeDocument/2006/relationships/hyperlink" Target="http://hadoop.apache.org/docs/current/api/org/apache/hadoop/examples/terasort/package-summary.html%23package_description" TargetMode="External"/><Relationship Id="rId48" Type="http://schemas.openxmlformats.org/officeDocument/2006/relationships/image" Target="media/image28.wmf"/><Relationship Id="rId56" Type="http://schemas.openxmlformats.org/officeDocument/2006/relationships/hyperlink" Target="http://www.tcp.org/" TargetMode="External"/><Relationship Id="rId64" Type="http://schemas.openxmlformats.org/officeDocument/2006/relationships/image" Target="media/image35.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tpc.org" TargetMode="Externa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27.wmf"/><Relationship Id="rId59" Type="http://schemas.openxmlformats.org/officeDocument/2006/relationships/hyperlink" Target="http://www.tcp.org/" TargetMode="External"/><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www.tpc.org" TargetMode="External"/><Relationship Id="rId54" Type="http://schemas.openxmlformats.org/officeDocument/2006/relationships/oleObject" Target="embeddings/oleObject3.bin"/><Relationship Id="rId62"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jpeg"/><Relationship Id="rId49" Type="http://schemas.openxmlformats.org/officeDocument/2006/relationships/oleObject" Target="embeddings/oleObject2.bin"/><Relationship Id="rId57" Type="http://schemas.openxmlformats.org/officeDocument/2006/relationships/hyperlink" Target="http://www.tcp.org/" TargetMode="External"/><Relationship Id="rId10" Type="http://schemas.openxmlformats.org/officeDocument/2006/relationships/hyperlink" Target="mailto:info@tpc.org" TargetMode="External"/><Relationship Id="rId31" Type="http://schemas.openxmlformats.org/officeDocument/2006/relationships/hyperlink" Target="http://www.teradata.com/" TargetMode="External"/><Relationship Id="rId44" Type="http://schemas.openxmlformats.org/officeDocument/2006/relationships/image" Target="media/image25.jpeg"/><Relationship Id="rId52" Type="http://schemas.openxmlformats.org/officeDocument/2006/relationships/image" Target="media/image29.jpeg"/><Relationship Id="rId60" Type="http://schemas.openxmlformats.org/officeDocument/2006/relationships/hyperlink" Target="http://www.tpc.org" TargetMode="External"/><Relationship Id="rId65" Type="http://schemas.openxmlformats.org/officeDocument/2006/relationships/footer" Target="footer2.xml"/><Relationship Id="rId4" Type="http://schemas.openxmlformats.org/officeDocument/2006/relationships/styles" Target="styles.xml"/><Relationship Id="rId9" Type="http://schemas.openxmlformats.org/officeDocument/2006/relationships/hyperlink" Target="http://www.tcp.org/" TargetMode="External"/><Relationship Id="rId13" Type="http://schemas.openxmlformats.org/officeDocument/2006/relationships/image" Target="media/image1.jpeg"/><Relationship Id="rId18" Type="http://schemas.openxmlformats.org/officeDocument/2006/relationships/image" Target="media/image6.jpg"/><Relationship Id="rId39" Type="http://schemas.openxmlformats.org/officeDocument/2006/relationships/image" Target="media/image24.png"/><Relationship Id="rId34" Type="http://schemas.openxmlformats.org/officeDocument/2006/relationships/image" Target="media/image21.jpeg"/><Relationship Id="rId50" Type="http://schemas.openxmlformats.org/officeDocument/2006/relationships/hyperlink" Target="http://www.tcp.org/" TargetMode="External"/><Relationship Id="rId55" Type="http://schemas.openxmlformats.org/officeDocument/2006/relationships/image" Target="media/image3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ao\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1FC373CF-9414-4857-8E93-8EF6D844FEBE}">
  <ds:schemaRefs>
    <ds:schemaRef ds:uri="urn:schemas-microsoft-com.VSTO2008Demos.ControlsStorage"/>
  </ds:schemaRefs>
</ds:datastoreItem>
</file>

<file path=customXml/itemProps2.xml><?xml version="1.0" encoding="utf-8"?>
<ds:datastoreItem xmlns:ds="http://schemas.openxmlformats.org/officeDocument/2006/customXml" ds:itemID="{DCB305F7-9ECB-5744-8193-78D9056EA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C:\Users\PCao\AppData\Local\Chemistry Add-in for Word\Chemistry Gallery\Chem4Word.dotx</Template>
  <TotalTime>68</TotalTime>
  <Pages>36</Pages>
  <Words>9881</Words>
  <Characters>56327</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TPC-DS Specification V 1.0.0L</vt:lpstr>
    </vt:vector>
  </TitlesOfParts>
  <Company>HP</Company>
  <LinksUpToDate>false</LinksUpToDate>
  <CharactersWithSpaces>66076</CharactersWithSpaces>
  <SharedDoc>false</SharedDoc>
  <HLinks>
    <vt:vector size="636" baseType="variant">
      <vt:variant>
        <vt:i4>3407996</vt:i4>
      </vt:variant>
      <vt:variant>
        <vt:i4>1957</vt:i4>
      </vt:variant>
      <vt:variant>
        <vt:i4>0</vt:i4>
      </vt:variant>
      <vt:variant>
        <vt:i4>5</vt:i4>
      </vt:variant>
      <vt:variant>
        <vt:lpwstr>http://www.tpc.org/</vt:lpwstr>
      </vt:variant>
      <vt:variant>
        <vt:lpwstr/>
      </vt:variant>
      <vt:variant>
        <vt:i4>3407996</vt:i4>
      </vt:variant>
      <vt:variant>
        <vt:i4>1954</vt:i4>
      </vt:variant>
      <vt:variant>
        <vt:i4>0</vt:i4>
      </vt:variant>
      <vt:variant>
        <vt:i4>5</vt:i4>
      </vt:variant>
      <vt:variant>
        <vt:lpwstr>http://www.tpc.org/</vt:lpwstr>
      </vt:variant>
      <vt:variant>
        <vt:lpwstr/>
      </vt:variant>
      <vt:variant>
        <vt:i4>3407996</vt:i4>
      </vt:variant>
      <vt:variant>
        <vt:i4>1852</vt:i4>
      </vt:variant>
      <vt:variant>
        <vt:i4>0</vt:i4>
      </vt:variant>
      <vt:variant>
        <vt:i4>5</vt:i4>
      </vt:variant>
      <vt:variant>
        <vt:lpwstr>http://www.tpc.org/</vt:lpwstr>
      </vt:variant>
      <vt:variant>
        <vt:lpwstr/>
      </vt:variant>
      <vt:variant>
        <vt:i4>3407996</vt:i4>
      </vt:variant>
      <vt:variant>
        <vt:i4>1825</vt:i4>
      </vt:variant>
      <vt:variant>
        <vt:i4>0</vt:i4>
      </vt:variant>
      <vt:variant>
        <vt:i4>5</vt:i4>
      </vt:variant>
      <vt:variant>
        <vt:lpwstr>http://www.tpc.org/</vt:lpwstr>
      </vt:variant>
      <vt:variant>
        <vt:lpwstr/>
      </vt:variant>
      <vt:variant>
        <vt:i4>3407996</vt:i4>
      </vt:variant>
      <vt:variant>
        <vt:i4>1816</vt:i4>
      </vt:variant>
      <vt:variant>
        <vt:i4>0</vt:i4>
      </vt:variant>
      <vt:variant>
        <vt:i4>5</vt:i4>
      </vt:variant>
      <vt:variant>
        <vt:lpwstr>http://www.tpc.org/</vt:lpwstr>
      </vt:variant>
      <vt:variant>
        <vt:lpwstr/>
      </vt:variant>
      <vt:variant>
        <vt:i4>3407996</vt:i4>
      </vt:variant>
      <vt:variant>
        <vt:i4>1807</vt:i4>
      </vt:variant>
      <vt:variant>
        <vt:i4>0</vt:i4>
      </vt:variant>
      <vt:variant>
        <vt:i4>5</vt:i4>
      </vt:variant>
      <vt:variant>
        <vt:lpwstr>http://www.tpc.org/</vt:lpwstr>
      </vt:variant>
      <vt:variant>
        <vt:lpwstr/>
      </vt:variant>
      <vt:variant>
        <vt:i4>3407996</vt:i4>
      </vt:variant>
      <vt:variant>
        <vt:i4>1714</vt:i4>
      </vt:variant>
      <vt:variant>
        <vt:i4>0</vt:i4>
      </vt:variant>
      <vt:variant>
        <vt:i4>5</vt:i4>
      </vt:variant>
      <vt:variant>
        <vt:lpwstr>http://www.tpc.org/</vt:lpwstr>
      </vt:variant>
      <vt:variant>
        <vt:lpwstr/>
      </vt:variant>
      <vt:variant>
        <vt:i4>3407996</vt:i4>
      </vt:variant>
      <vt:variant>
        <vt:i4>1672</vt:i4>
      </vt:variant>
      <vt:variant>
        <vt:i4>0</vt:i4>
      </vt:variant>
      <vt:variant>
        <vt:i4>5</vt:i4>
      </vt:variant>
      <vt:variant>
        <vt:lpwstr>http://www.tpc.org/</vt:lpwstr>
      </vt:variant>
      <vt:variant>
        <vt:lpwstr/>
      </vt:variant>
      <vt:variant>
        <vt:i4>3407996</vt:i4>
      </vt:variant>
      <vt:variant>
        <vt:i4>624</vt:i4>
      </vt:variant>
      <vt:variant>
        <vt:i4>0</vt:i4>
      </vt:variant>
      <vt:variant>
        <vt:i4>5</vt:i4>
      </vt:variant>
      <vt:variant>
        <vt:lpwstr>http://www.tpc.org/</vt:lpwstr>
      </vt:variant>
      <vt:variant>
        <vt:lpwstr/>
      </vt:variant>
      <vt:variant>
        <vt:i4>3407996</vt:i4>
      </vt:variant>
      <vt:variant>
        <vt:i4>612</vt:i4>
      </vt:variant>
      <vt:variant>
        <vt:i4>0</vt:i4>
      </vt:variant>
      <vt:variant>
        <vt:i4>5</vt:i4>
      </vt:variant>
      <vt:variant>
        <vt:lpwstr>http://www.tpc.org/</vt:lpwstr>
      </vt:variant>
      <vt:variant>
        <vt:lpwstr/>
      </vt:variant>
      <vt:variant>
        <vt:i4>1310778</vt:i4>
      </vt:variant>
      <vt:variant>
        <vt:i4>578</vt:i4>
      </vt:variant>
      <vt:variant>
        <vt:i4>0</vt:i4>
      </vt:variant>
      <vt:variant>
        <vt:i4>5</vt:i4>
      </vt:variant>
      <vt:variant>
        <vt:lpwstr/>
      </vt:variant>
      <vt:variant>
        <vt:lpwstr>_Toc309297966</vt:lpwstr>
      </vt:variant>
      <vt:variant>
        <vt:i4>1310778</vt:i4>
      </vt:variant>
      <vt:variant>
        <vt:i4>572</vt:i4>
      </vt:variant>
      <vt:variant>
        <vt:i4>0</vt:i4>
      </vt:variant>
      <vt:variant>
        <vt:i4>5</vt:i4>
      </vt:variant>
      <vt:variant>
        <vt:lpwstr/>
      </vt:variant>
      <vt:variant>
        <vt:lpwstr>_Toc309297965</vt:lpwstr>
      </vt:variant>
      <vt:variant>
        <vt:i4>1310778</vt:i4>
      </vt:variant>
      <vt:variant>
        <vt:i4>566</vt:i4>
      </vt:variant>
      <vt:variant>
        <vt:i4>0</vt:i4>
      </vt:variant>
      <vt:variant>
        <vt:i4>5</vt:i4>
      </vt:variant>
      <vt:variant>
        <vt:lpwstr/>
      </vt:variant>
      <vt:variant>
        <vt:lpwstr>_Toc309297964</vt:lpwstr>
      </vt:variant>
      <vt:variant>
        <vt:i4>1310778</vt:i4>
      </vt:variant>
      <vt:variant>
        <vt:i4>560</vt:i4>
      </vt:variant>
      <vt:variant>
        <vt:i4>0</vt:i4>
      </vt:variant>
      <vt:variant>
        <vt:i4>5</vt:i4>
      </vt:variant>
      <vt:variant>
        <vt:lpwstr/>
      </vt:variant>
      <vt:variant>
        <vt:lpwstr>_Toc309297963</vt:lpwstr>
      </vt:variant>
      <vt:variant>
        <vt:i4>1310778</vt:i4>
      </vt:variant>
      <vt:variant>
        <vt:i4>554</vt:i4>
      </vt:variant>
      <vt:variant>
        <vt:i4>0</vt:i4>
      </vt:variant>
      <vt:variant>
        <vt:i4>5</vt:i4>
      </vt:variant>
      <vt:variant>
        <vt:lpwstr/>
      </vt:variant>
      <vt:variant>
        <vt:lpwstr>_Toc309297962</vt:lpwstr>
      </vt:variant>
      <vt:variant>
        <vt:i4>1310778</vt:i4>
      </vt:variant>
      <vt:variant>
        <vt:i4>548</vt:i4>
      </vt:variant>
      <vt:variant>
        <vt:i4>0</vt:i4>
      </vt:variant>
      <vt:variant>
        <vt:i4>5</vt:i4>
      </vt:variant>
      <vt:variant>
        <vt:lpwstr/>
      </vt:variant>
      <vt:variant>
        <vt:lpwstr>_Toc309297961</vt:lpwstr>
      </vt:variant>
      <vt:variant>
        <vt:i4>1310778</vt:i4>
      </vt:variant>
      <vt:variant>
        <vt:i4>542</vt:i4>
      </vt:variant>
      <vt:variant>
        <vt:i4>0</vt:i4>
      </vt:variant>
      <vt:variant>
        <vt:i4>5</vt:i4>
      </vt:variant>
      <vt:variant>
        <vt:lpwstr/>
      </vt:variant>
      <vt:variant>
        <vt:lpwstr>_Toc309297960</vt:lpwstr>
      </vt:variant>
      <vt:variant>
        <vt:i4>1507386</vt:i4>
      </vt:variant>
      <vt:variant>
        <vt:i4>536</vt:i4>
      </vt:variant>
      <vt:variant>
        <vt:i4>0</vt:i4>
      </vt:variant>
      <vt:variant>
        <vt:i4>5</vt:i4>
      </vt:variant>
      <vt:variant>
        <vt:lpwstr/>
      </vt:variant>
      <vt:variant>
        <vt:lpwstr>_Toc309297959</vt:lpwstr>
      </vt:variant>
      <vt:variant>
        <vt:i4>1507386</vt:i4>
      </vt:variant>
      <vt:variant>
        <vt:i4>530</vt:i4>
      </vt:variant>
      <vt:variant>
        <vt:i4>0</vt:i4>
      </vt:variant>
      <vt:variant>
        <vt:i4>5</vt:i4>
      </vt:variant>
      <vt:variant>
        <vt:lpwstr/>
      </vt:variant>
      <vt:variant>
        <vt:lpwstr>_Toc309297958</vt:lpwstr>
      </vt:variant>
      <vt:variant>
        <vt:i4>1507386</vt:i4>
      </vt:variant>
      <vt:variant>
        <vt:i4>524</vt:i4>
      </vt:variant>
      <vt:variant>
        <vt:i4>0</vt:i4>
      </vt:variant>
      <vt:variant>
        <vt:i4>5</vt:i4>
      </vt:variant>
      <vt:variant>
        <vt:lpwstr/>
      </vt:variant>
      <vt:variant>
        <vt:lpwstr>_Toc309297957</vt:lpwstr>
      </vt:variant>
      <vt:variant>
        <vt:i4>1507386</vt:i4>
      </vt:variant>
      <vt:variant>
        <vt:i4>518</vt:i4>
      </vt:variant>
      <vt:variant>
        <vt:i4>0</vt:i4>
      </vt:variant>
      <vt:variant>
        <vt:i4>5</vt:i4>
      </vt:variant>
      <vt:variant>
        <vt:lpwstr/>
      </vt:variant>
      <vt:variant>
        <vt:lpwstr>_Toc309297956</vt:lpwstr>
      </vt:variant>
      <vt:variant>
        <vt:i4>1507386</vt:i4>
      </vt:variant>
      <vt:variant>
        <vt:i4>512</vt:i4>
      </vt:variant>
      <vt:variant>
        <vt:i4>0</vt:i4>
      </vt:variant>
      <vt:variant>
        <vt:i4>5</vt:i4>
      </vt:variant>
      <vt:variant>
        <vt:lpwstr/>
      </vt:variant>
      <vt:variant>
        <vt:lpwstr>_Toc309297955</vt:lpwstr>
      </vt:variant>
      <vt:variant>
        <vt:i4>1507386</vt:i4>
      </vt:variant>
      <vt:variant>
        <vt:i4>506</vt:i4>
      </vt:variant>
      <vt:variant>
        <vt:i4>0</vt:i4>
      </vt:variant>
      <vt:variant>
        <vt:i4>5</vt:i4>
      </vt:variant>
      <vt:variant>
        <vt:lpwstr/>
      </vt:variant>
      <vt:variant>
        <vt:lpwstr>_Toc309297954</vt:lpwstr>
      </vt:variant>
      <vt:variant>
        <vt:i4>1507386</vt:i4>
      </vt:variant>
      <vt:variant>
        <vt:i4>500</vt:i4>
      </vt:variant>
      <vt:variant>
        <vt:i4>0</vt:i4>
      </vt:variant>
      <vt:variant>
        <vt:i4>5</vt:i4>
      </vt:variant>
      <vt:variant>
        <vt:lpwstr/>
      </vt:variant>
      <vt:variant>
        <vt:lpwstr>_Toc309297953</vt:lpwstr>
      </vt:variant>
      <vt:variant>
        <vt:i4>1507386</vt:i4>
      </vt:variant>
      <vt:variant>
        <vt:i4>494</vt:i4>
      </vt:variant>
      <vt:variant>
        <vt:i4>0</vt:i4>
      </vt:variant>
      <vt:variant>
        <vt:i4>5</vt:i4>
      </vt:variant>
      <vt:variant>
        <vt:lpwstr/>
      </vt:variant>
      <vt:variant>
        <vt:lpwstr>_Toc309297952</vt:lpwstr>
      </vt:variant>
      <vt:variant>
        <vt:i4>1507386</vt:i4>
      </vt:variant>
      <vt:variant>
        <vt:i4>488</vt:i4>
      </vt:variant>
      <vt:variant>
        <vt:i4>0</vt:i4>
      </vt:variant>
      <vt:variant>
        <vt:i4>5</vt:i4>
      </vt:variant>
      <vt:variant>
        <vt:lpwstr/>
      </vt:variant>
      <vt:variant>
        <vt:lpwstr>_Toc309297951</vt:lpwstr>
      </vt:variant>
      <vt:variant>
        <vt:i4>1507386</vt:i4>
      </vt:variant>
      <vt:variant>
        <vt:i4>482</vt:i4>
      </vt:variant>
      <vt:variant>
        <vt:i4>0</vt:i4>
      </vt:variant>
      <vt:variant>
        <vt:i4>5</vt:i4>
      </vt:variant>
      <vt:variant>
        <vt:lpwstr/>
      </vt:variant>
      <vt:variant>
        <vt:lpwstr>_Toc309297950</vt:lpwstr>
      </vt:variant>
      <vt:variant>
        <vt:i4>1441850</vt:i4>
      </vt:variant>
      <vt:variant>
        <vt:i4>476</vt:i4>
      </vt:variant>
      <vt:variant>
        <vt:i4>0</vt:i4>
      </vt:variant>
      <vt:variant>
        <vt:i4>5</vt:i4>
      </vt:variant>
      <vt:variant>
        <vt:lpwstr/>
      </vt:variant>
      <vt:variant>
        <vt:lpwstr>_Toc309297949</vt:lpwstr>
      </vt:variant>
      <vt:variant>
        <vt:i4>1441850</vt:i4>
      </vt:variant>
      <vt:variant>
        <vt:i4>470</vt:i4>
      </vt:variant>
      <vt:variant>
        <vt:i4>0</vt:i4>
      </vt:variant>
      <vt:variant>
        <vt:i4>5</vt:i4>
      </vt:variant>
      <vt:variant>
        <vt:lpwstr/>
      </vt:variant>
      <vt:variant>
        <vt:lpwstr>_Toc309297948</vt:lpwstr>
      </vt:variant>
      <vt:variant>
        <vt:i4>1441850</vt:i4>
      </vt:variant>
      <vt:variant>
        <vt:i4>464</vt:i4>
      </vt:variant>
      <vt:variant>
        <vt:i4>0</vt:i4>
      </vt:variant>
      <vt:variant>
        <vt:i4>5</vt:i4>
      </vt:variant>
      <vt:variant>
        <vt:lpwstr/>
      </vt:variant>
      <vt:variant>
        <vt:lpwstr>_Toc309297947</vt:lpwstr>
      </vt:variant>
      <vt:variant>
        <vt:i4>1441850</vt:i4>
      </vt:variant>
      <vt:variant>
        <vt:i4>458</vt:i4>
      </vt:variant>
      <vt:variant>
        <vt:i4>0</vt:i4>
      </vt:variant>
      <vt:variant>
        <vt:i4>5</vt:i4>
      </vt:variant>
      <vt:variant>
        <vt:lpwstr/>
      </vt:variant>
      <vt:variant>
        <vt:lpwstr>_Toc309297946</vt:lpwstr>
      </vt:variant>
      <vt:variant>
        <vt:i4>1441850</vt:i4>
      </vt:variant>
      <vt:variant>
        <vt:i4>452</vt:i4>
      </vt:variant>
      <vt:variant>
        <vt:i4>0</vt:i4>
      </vt:variant>
      <vt:variant>
        <vt:i4>5</vt:i4>
      </vt:variant>
      <vt:variant>
        <vt:lpwstr/>
      </vt:variant>
      <vt:variant>
        <vt:lpwstr>_Toc309297945</vt:lpwstr>
      </vt:variant>
      <vt:variant>
        <vt:i4>1441850</vt:i4>
      </vt:variant>
      <vt:variant>
        <vt:i4>446</vt:i4>
      </vt:variant>
      <vt:variant>
        <vt:i4>0</vt:i4>
      </vt:variant>
      <vt:variant>
        <vt:i4>5</vt:i4>
      </vt:variant>
      <vt:variant>
        <vt:lpwstr/>
      </vt:variant>
      <vt:variant>
        <vt:lpwstr>_Toc309297944</vt:lpwstr>
      </vt:variant>
      <vt:variant>
        <vt:i4>1441850</vt:i4>
      </vt:variant>
      <vt:variant>
        <vt:i4>440</vt:i4>
      </vt:variant>
      <vt:variant>
        <vt:i4>0</vt:i4>
      </vt:variant>
      <vt:variant>
        <vt:i4>5</vt:i4>
      </vt:variant>
      <vt:variant>
        <vt:lpwstr/>
      </vt:variant>
      <vt:variant>
        <vt:lpwstr>_Toc309297943</vt:lpwstr>
      </vt:variant>
      <vt:variant>
        <vt:i4>1441850</vt:i4>
      </vt:variant>
      <vt:variant>
        <vt:i4>434</vt:i4>
      </vt:variant>
      <vt:variant>
        <vt:i4>0</vt:i4>
      </vt:variant>
      <vt:variant>
        <vt:i4>5</vt:i4>
      </vt:variant>
      <vt:variant>
        <vt:lpwstr/>
      </vt:variant>
      <vt:variant>
        <vt:lpwstr>_Toc309297942</vt:lpwstr>
      </vt:variant>
      <vt:variant>
        <vt:i4>1441850</vt:i4>
      </vt:variant>
      <vt:variant>
        <vt:i4>428</vt:i4>
      </vt:variant>
      <vt:variant>
        <vt:i4>0</vt:i4>
      </vt:variant>
      <vt:variant>
        <vt:i4>5</vt:i4>
      </vt:variant>
      <vt:variant>
        <vt:lpwstr/>
      </vt:variant>
      <vt:variant>
        <vt:lpwstr>_Toc309297941</vt:lpwstr>
      </vt:variant>
      <vt:variant>
        <vt:i4>1441850</vt:i4>
      </vt:variant>
      <vt:variant>
        <vt:i4>422</vt:i4>
      </vt:variant>
      <vt:variant>
        <vt:i4>0</vt:i4>
      </vt:variant>
      <vt:variant>
        <vt:i4>5</vt:i4>
      </vt:variant>
      <vt:variant>
        <vt:lpwstr/>
      </vt:variant>
      <vt:variant>
        <vt:lpwstr>_Toc309297940</vt:lpwstr>
      </vt:variant>
      <vt:variant>
        <vt:i4>1114170</vt:i4>
      </vt:variant>
      <vt:variant>
        <vt:i4>416</vt:i4>
      </vt:variant>
      <vt:variant>
        <vt:i4>0</vt:i4>
      </vt:variant>
      <vt:variant>
        <vt:i4>5</vt:i4>
      </vt:variant>
      <vt:variant>
        <vt:lpwstr/>
      </vt:variant>
      <vt:variant>
        <vt:lpwstr>_Toc309297939</vt:lpwstr>
      </vt:variant>
      <vt:variant>
        <vt:i4>1114170</vt:i4>
      </vt:variant>
      <vt:variant>
        <vt:i4>410</vt:i4>
      </vt:variant>
      <vt:variant>
        <vt:i4>0</vt:i4>
      </vt:variant>
      <vt:variant>
        <vt:i4>5</vt:i4>
      </vt:variant>
      <vt:variant>
        <vt:lpwstr/>
      </vt:variant>
      <vt:variant>
        <vt:lpwstr>_Toc309297938</vt:lpwstr>
      </vt:variant>
      <vt:variant>
        <vt:i4>1114170</vt:i4>
      </vt:variant>
      <vt:variant>
        <vt:i4>404</vt:i4>
      </vt:variant>
      <vt:variant>
        <vt:i4>0</vt:i4>
      </vt:variant>
      <vt:variant>
        <vt:i4>5</vt:i4>
      </vt:variant>
      <vt:variant>
        <vt:lpwstr/>
      </vt:variant>
      <vt:variant>
        <vt:lpwstr>_Toc309297937</vt:lpwstr>
      </vt:variant>
      <vt:variant>
        <vt:i4>1114170</vt:i4>
      </vt:variant>
      <vt:variant>
        <vt:i4>398</vt:i4>
      </vt:variant>
      <vt:variant>
        <vt:i4>0</vt:i4>
      </vt:variant>
      <vt:variant>
        <vt:i4>5</vt:i4>
      </vt:variant>
      <vt:variant>
        <vt:lpwstr/>
      </vt:variant>
      <vt:variant>
        <vt:lpwstr>_Toc309297936</vt:lpwstr>
      </vt:variant>
      <vt:variant>
        <vt:i4>1114170</vt:i4>
      </vt:variant>
      <vt:variant>
        <vt:i4>392</vt:i4>
      </vt:variant>
      <vt:variant>
        <vt:i4>0</vt:i4>
      </vt:variant>
      <vt:variant>
        <vt:i4>5</vt:i4>
      </vt:variant>
      <vt:variant>
        <vt:lpwstr/>
      </vt:variant>
      <vt:variant>
        <vt:lpwstr>_Toc309297935</vt:lpwstr>
      </vt:variant>
      <vt:variant>
        <vt:i4>1114170</vt:i4>
      </vt:variant>
      <vt:variant>
        <vt:i4>386</vt:i4>
      </vt:variant>
      <vt:variant>
        <vt:i4>0</vt:i4>
      </vt:variant>
      <vt:variant>
        <vt:i4>5</vt:i4>
      </vt:variant>
      <vt:variant>
        <vt:lpwstr/>
      </vt:variant>
      <vt:variant>
        <vt:lpwstr>_Toc309297934</vt:lpwstr>
      </vt:variant>
      <vt:variant>
        <vt:i4>1114170</vt:i4>
      </vt:variant>
      <vt:variant>
        <vt:i4>380</vt:i4>
      </vt:variant>
      <vt:variant>
        <vt:i4>0</vt:i4>
      </vt:variant>
      <vt:variant>
        <vt:i4>5</vt:i4>
      </vt:variant>
      <vt:variant>
        <vt:lpwstr/>
      </vt:variant>
      <vt:variant>
        <vt:lpwstr>_Toc309297933</vt:lpwstr>
      </vt:variant>
      <vt:variant>
        <vt:i4>1114170</vt:i4>
      </vt:variant>
      <vt:variant>
        <vt:i4>374</vt:i4>
      </vt:variant>
      <vt:variant>
        <vt:i4>0</vt:i4>
      </vt:variant>
      <vt:variant>
        <vt:i4>5</vt:i4>
      </vt:variant>
      <vt:variant>
        <vt:lpwstr/>
      </vt:variant>
      <vt:variant>
        <vt:lpwstr>_Toc309297932</vt:lpwstr>
      </vt:variant>
      <vt:variant>
        <vt:i4>1114170</vt:i4>
      </vt:variant>
      <vt:variant>
        <vt:i4>368</vt:i4>
      </vt:variant>
      <vt:variant>
        <vt:i4>0</vt:i4>
      </vt:variant>
      <vt:variant>
        <vt:i4>5</vt:i4>
      </vt:variant>
      <vt:variant>
        <vt:lpwstr/>
      </vt:variant>
      <vt:variant>
        <vt:lpwstr>_Toc309297931</vt:lpwstr>
      </vt:variant>
      <vt:variant>
        <vt:i4>1114170</vt:i4>
      </vt:variant>
      <vt:variant>
        <vt:i4>362</vt:i4>
      </vt:variant>
      <vt:variant>
        <vt:i4>0</vt:i4>
      </vt:variant>
      <vt:variant>
        <vt:i4>5</vt:i4>
      </vt:variant>
      <vt:variant>
        <vt:lpwstr/>
      </vt:variant>
      <vt:variant>
        <vt:lpwstr>_Toc309297930</vt:lpwstr>
      </vt:variant>
      <vt:variant>
        <vt:i4>1048634</vt:i4>
      </vt:variant>
      <vt:variant>
        <vt:i4>356</vt:i4>
      </vt:variant>
      <vt:variant>
        <vt:i4>0</vt:i4>
      </vt:variant>
      <vt:variant>
        <vt:i4>5</vt:i4>
      </vt:variant>
      <vt:variant>
        <vt:lpwstr/>
      </vt:variant>
      <vt:variant>
        <vt:lpwstr>_Toc309297929</vt:lpwstr>
      </vt:variant>
      <vt:variant>
        <vt:i4>1048634</vt:i4>
      </vt:variant>
      <vt:variant>
        <vt:i4>350</vt:i4>
      </vt:variant>
      <vt:variant>
        <vt:i4>0</vt:i4>
      </vt:variant>
      <vt:variant>
        <vt:i4>5</vt:i4>
      </vt:variant>
      <vt:variant>
        <vt:lpwstr/>
      </vt:variant>
      <vt:variant>
        <vt:lpwstr>_Toc309297928</vt:lpwstr>
      </vt:variant>
      <vt:variant>
        <vt:i4>1048634</vt:i4>
      </vt:variant>
      <vt:variant>
        <vt:i4>344</vt:i4>
      </vt:variant>
      <vt:variant>
        <vt:i4>0</vt:i4>
      </vt:variant>
      <vt:variant>
        <vt:i4>5</vt:i4>
      </vt:variant>
      <vt:variant>
        <vt:lpwstr/>
      </vt:variant>
      <vt:variant>
        <vt:lpwstr>_Toc309297927</vt:lpwstr>
      </vt:variant>
      <vt:variant>
        <vt:i4>1048634</vt:i4>
      </vt:variant>
      <vt:variant>
        <vt:i4>338</vt:i4>
      </vt:variant>
      <vt:variant>
        <vt:i4>0</vt:i4>
      </vt:variant>
      <vt:variant>
        <vt:i4>5</vt:i4>
      </vt:variant>
      <vt:variant>
        <vt:lpwstr/>
      </vt:variant>
      <vt:variant>
        <vt:lpwstr>_Toc309297926</vt:lpwstr>
      </vt:variant>
      <vt:variant>
        <vt:i4>1048634</vt:i4>
      </vt:variant>
      <vt:variant>
        <vt:i4>332</vt:i4>
      </vt:variant>
      <vt:variant>
        <vt:i4>0</vt:i4>
      </vt:variant>
      <vt:variant>
        <vt:i4>5</vt:i4>
      </vt:variant>
      <vt:variant>
        <vt:lpwstr/>
      </vt:variant>
      <vt:variant>
        <vt:lpwstr>_Toc309297925</vt:lpwstr>
      </vt:variant>
      <vt:variant>
        <vt:i4>1048634</vt:i4>
      </vt:variant>
      <vt:variant>
        <vt:i4>326</vt:i4>
      </vt:variant>
      <vt:variant>
        <vt:i4>0</vt:i4>
      </vt:variant>
      <vt:variant>
        <vt:i4>5</vt:i4>
      </vt:variant>
      <vt:variant>
        <vt:lpwstr/>
      </vt:variant>
      <vt:variant>
        <vt:lpwstr>_Toc309297924</vt:lpwstr>
      </vt:variant>
      <vt:variant>
        <vt:i4>1048634</vt:i4>
      </vt:variant>
      <vt:variant>
        <vt:i4>320</vt:i4>
      </vt:variant>
      <vt:variant>
        <vt:i4>0</vt:i4>
      </vt:variant>
      <vt:variant>
        <vt:i4>5</vt:i4>
      </vt:variant>
      <vt:variant>
        <vt:lpwstr/>
      </vt:variant>
      <vt:variant>
        <vt:lpwstr>_Toc309297923</vt:lpwstr>
      </vt:variant>
      <vt:variant>
        <vt:i4>1048634</vt:i4>
      </vt:variant>
      <vt:variant>
        <vt:i4>314</vt:i4>
      </vt:variant>
      <vt:variant>
        <vt:i4>0</vt:i4>
      </vt:variant>
      <vt:variant>
        <vt:i4>5</vt:i4>
      </vt:variant>
      <vt:variant>
        <vt:lpwstr/>
      </vt:variant>
      <vt:variant>
        <vt:lpwstr>_Toc309297922</vt:lpwstr>
      </vt:variant>
      <vt:variant>
        <vt:i4>1048634</vt:i4>
      </vt:variant>
      <vt:variant>
        <vt:i4>308</vt:i4>
      </vt:variant>
      <vt:variant>
        <vt:i4>0</vt:i4>
      </vt:variant>
      <vt:variant>
        <vt:i4>5</vt:i4>
      </vt:variant>
      <vt:variant>
        <vt:lpwstr/>
      </vt:variant>
      <vt:variant>
        <vt:lpwstr>_Toc309297921</vt:lpwstr>
      </vt:variant>
      <vt:variant>
        <vt:i4>1048634</vt:i4>
      </vt:variant>
      <vt:variant>
        <vt:i4>302</vt:i4>
      </vt:variant>
      <vt:variant>
        <vt:i4>0</vt:i4>
      </vt:variant>
      <vt:variant>
        <vt:i4>5</vt:i4>
      </vt:variant>
      <vt:variant>
        <vt:lpwstr/>
      </vt:variant>
      <vt:variant>
        <vt:lpwstr>_Toc309297920</vt:lpwstr>
      </vt:variant>
      <vt:variant>
        <vt:i4>1245242</vt:i4>
      </vt:variant>
      <vt:variant>
        <vt:i4>296</vt:i4>
      </vt:variant>
      <vt:variant>
        <vt:i4>0</vt:i4>
      </vt:variant>
      <vt:variant>
        <vt:i4>5</vt:i4>
      </vt:variant>
      <vt:variant>
        <vt:lpwstr/>
      </vt:variant>
      <vt:variant>
        <vt:lpwstr>_Toc309297919</vt:lpwstr>
      </vt:variant>
      <vt:variant>
        <vt:i4>1245242</vt:i4>
      </vt:variant>
      <vt:variant>
        <vt:i4>290</vt:i4>
      </vt:variant>
      <vt:variant>
        <vt:i4>0</vt:i4>
      </vt:variant>
      <vt:variant>
        <vt:i4>5</vt:i4>
      </vt:variant>
      <vt:variant>
        <vt:lpwstr/>
      </vt:variant>
      <vt:variant>
        <vt:lpwstr>_Toc309297918</vt:lpwstr>
      </vt:variant>
      <vt:variant>
        <vt:i4>1245242</vt:i4>
      </vt:variant>
      <vt:variant>
        <vt:i4>284</vt:i4>
      </vt:variant>
      <vt:variant>
        <vt:i4>0</vt:i4>
      </vt:variant>
      <vt:variant>
        <vt:i4>5</vt:i4>
      </vt:variant>
      <vt:variant>
        <vt:lpwstr/>
      </vt:variant>
      <vt:variant>
        <vt:lpwstr>_Toc309297917</vt:lpwstr>
      </vt:variant>
      <vt:variant>
        <vt:i4>1245242</vt:i4>
      </vt:variant>
      <vt:variant>
        <vt:i4>278</vt:i4>
      </vt:variant>
      <vt:variant>
        <vt:i4>0</vt:i4>
      </vt:variant>
      <vt:variant>
        <vt:i4>5</vt:i4>
      </vt:variant>
      <vt:variant>
        <vt:lpwstr/>
      </vt:variant>
      <vt:variant>
        <vt:lpwstr>_Toc309297916</vt:lpwstr>
      </vt:variant>
      <vt:variant>
        <vt:i4>1245242</vt:i4>
      </vt:variant>
      <vt:variant>
        <vt:i4>272</vt:i4>
      </vt:variant>
      <vt:variant>
        <vt:i4>0</vt:i4>
      </vt:variant>
      <vt:variant>
        <vt:i4>5</vt:i4>
      </vt:variant>
      <vt:variant>
        <vt:lpwstr/>
      </vt:variant>
      <vt:variant>
        <vt:lpwstr>_Toc309297915</vt:lpwstr>
      </vt:variant>
      <vt:variant>
        <vt:i4>1245242</vt:i4>
      </vt:variant>
      <vt:variant>
        <vt:i4>266</vt:i4>
      </vt:variant>
      <vt:variant>
        <vt:i4>0</vt:i4>
      </vt:variant>
      <vt:variant>
        <vt:i4>5</vt:i4>
      </vt:variant>
      <vt:variant>
        <vt:lpwstr/>
      </vt:variant>
      <vt:variant>
        <vt:lpwstr>_Toc309297914</vt:lpwstr>
      </vt:variant>
      <vt:variant>
        <vt:i4>1245242</vt:i4>
      </vt:variant>
      <vt:variant>
        <vt:i4>260</vt:i4>
      </vt:variant>
      <vt:variant>
        <vt:i4>0</vt:i4>
      </vt:variant>
      <vt:variant>
        <vt:i4>5</vt:i4>
      </vt:variant>
      <vt:variant>
        <vt:lpwstr/>
      </vt:variant>
      <vt:variant>
        <vt:lpwstr>_Toc309297913</vt:lpwstr>
      </vt:variant>
      <vt:variant>
        <vt:i4>1245242</vt:i4>
      </vt:variant>
      <vt:variant>
        <vt:i4>254</vt:i4>
      </vt:variant>
      <vt:variant>
        <vt:i4>0</vt:i4>
      </vt:variant>
      <vt:variant>
        <vt:i4>5</vt:i4>
      </vt:variant>
      <vt:variant>
        <vt:lpwstr/>
      </vt:variant>
      <vt:variant>
        <vt:lpwstr>_Toc309297912</vt:lpwstr>
      </vt:variant>
      <vt:variant>
        <vt:i4>1245242</vt:i4>
      </vt:variant>
      <vt:variant>
        <vt:i4>248</vt:i4>
      </vt:variant>
      <vt:variant>
        <vt:i4>0</vt:i4>
      </vt:variant>
      <vt:variant>
        <vt:i4>5</vt:i4>
      </vt:variant>
      <vt:variant>
        <vt:lpwstr/>
      </vt:variant>
      <vt:variant>
        <vt:lpwstr>_Toc309297911</vt:lpwstr>
      </vt:variant>
      <vt:variant>
        <vt:i4>1245242</vt:i4>
      </vt:variant>
      <vt:variant>
        <vt:i4>242</vt:i4>
      </vt:variant>
      <vt:variant>
        <vt:i4>0</vt:i4>
      </vt:variant>
      <vt:variant>
        <vt:i4>5</vt:i4>
      </vt:variant>
      <vt:variant>
        <vt:lpwstr/>
      </vt:variant>
      <vt:variant>
        <vt:lpwstr>_Toc309297910</vt:lpwstr>
      </vt:variant>
      <vt:variant>
        <vt:i4>1179706</vt:i4>
      </vt:variant>
      <vt:variant>
        <vt:i4>236</vt:i4>
      </vt:variant>
      <vt:variant>
        <vt:i4>0</vt:i4>
      </vt:variant>
      <vt:variant>
        <vt:i4>5</vt:i4>
      </vt:variant>
      <vt:variant>
        <vt:lpwstr/>
      </vt:variant>
      <vt:variant>
        <vt:lpwstr>_Toc309297909</vt:lpwstr>
      </vt:variant>
      <vt:variant>
        <vt:i4>1179706</vt:i4>
      </vt:variant>
      <vt:variant>
        <vt:i4>230</vt:i4>
      </vt:variant>
      <vt:variant>
        <vt:i4>0</vt:i4>
      </vt:variant>
      <vt:variant>
        <vt:i4>5</vt:i4>
      </vt:variant>
      <vt:variant>
        <vt:lpwstr/>
      </vt:variant>
      <vt:variant>
        <vt:lpwstr>_Toc309297908</vt:lpwstr>
      </vt:variant>
      <vt:variant>
        <vt:i4>1179706</vt:i4>
      </vt:variant>
      <vt:variant>
        <vt:i4>224</vt:i4>
      </vt:variant>
      <vt:variant>
        <vt:i4>0</vt:i4>
      </vt:variant>
      <vt:variant>
        <vt:i4>5</vt:i4>
      </vt:variant>
      <vt:variant>
        <vt:lpwstr/>
      </vt:variant>
      <vt:variant>
        <vt:lpwstr>_Toc309297907</vt:lpwstr>
      </vt:variant>
      <vt:variant>
        <vt:i4>1179706</vt:i4>
      </vt:variant>
      <vt:variant>
        <vt:i4>218</vt:i4>
      </vt:variant>
      <vt:variant>
        <vt:i4>0</vt:i4>
      </vt:variant>
      <vt:variant>
        <vt:i4>5</vt:i4>
      </vt:variant>
      <vt:variant>
        <vt:lpwstr/>
      </vt:variant>
      <vt:variant>
        <vt:lpwstr>_Toc309297906</vt:lpwstr>
      </vt:variant>
      <vt:variant>
        <vt:i4>1179706</vt:i4>
      </vt:variant>
      <vt:variant>
        <vt:i4>212</vt:i4>
      </vt:variant>
      <vt:variant>
        <vt:i4>0</vt:i4>
      </vt:variant>
      <vt:variant>
        <vt:i4>5</vt:i4>
      </vt:variant>
      <vt:variant>
        <vt:lpwstr/>
      </vt:variant>
      <vt:variant>
        <vt:lpwstr>_Toc309297905</vt:lpwstr>
      </vt:variant>
      <vt:variant>
        <vt:i4>1179706</vt:i4>
      </vt:variant>
      <vt:variant>
        <vt:i4>206</vt:i4>
      </vt:variant>
      <vt:variant>
        <vt:i4>0</vt:i4>
      </vt:variant>
      <vt:variant>
        <vt:i4>5</vt:i4>
      </vt:variant>
      <vt:variant>
        <vt:lpwstr/>
      </vt:variant>
      <vt:variant>
        <vt:lpwstr>_Toc309297904</vt:lpwstr>
      </vt:variant>
      <vt:variant>
        <vt:i4>1179706</vt:i4>
      </vt:variant>
      <vt:variant>
        <vt:i4>200</vt:i4>
      </vt:variant>
      <vt:variant>
        <vt:i4>0</vt:i4>
      </vt:variant>
      <vt:variant>
        <vt:i4>5</vt:i4>
      </vt:variant>
      <vt:variant>
        <vt:lpwstr/>
      </vt:variant>
      <vt:variant>
        <vt:lpwstr>_Toc309297903</vt:lpwstr>
      </vt:variant>
      <vt:variant>
        <vt:i4>1179706</vt:i4>
      </vt:variant>
      <vt:variant>
        <vt:i4>194</vt:i4>
      </vt:variant>
      <vt:variant>
        <vt:i4>0</vt:i4>
      </vt:variant>
      <vt:variant>
        <vt:i4>5</vt:i4>
      </vt:variant>
      <vt:variant>
        <vt:lpwstr/>
      </vt:variant>
      <vt:variant>
        <vt:lpwstr>_Toc309297902</vt:lpwstr>
      </vt:variant>
      <vt:variant>
        <vt:i4>1179706</vt:i4>
      </vt:variant>
      <vt:variant>
        <vt:i4>188</vt:i4>
      </vt:variant>
      <vt:variant>
        <vt:i4>0</vt:i4>
      </vt:variant>
      <vt:variant>
        <vt:i4>5</vt:i4>
      </vt:variant>
      <vt:variant>
        <vt:lpwstr/>
      </vt:variant>
      <vt:variant>
        <vt:lpwstr>_Toc309297901</vt:lpwstr>
      </vt:variant>
      <vt:variant>
        <vt:i4>1179706</vt:i4>
      </vt:variant>
      <vt:variant>
        <vt:i4>182</vt:i4>
      </vt:variant>
      <vt:variant>
        <vt:i4>0</vt:i4>
      </vt:variant>
      <vt:variant>
        <vt:i4>5</vt:i4>
      </vt:variant>
      <vt:variant>
        <vt:lpwstr/>
      </vt:variant>
      <vt:variant>
        <vt:lpwstr>_Toc309297900</vt:lpwstr>
      </vt:variant>
      <vt:variant>
        <vt:i4>1769531</vt:i4>
      </vt:variant>
      <vt:variant>
        <vt:i4>176</vt:i4>
      </vt:variant>
      <vt:variant>
        <vt:i4>0</vt:i4>
      </vt:variant>
      <vt:variant>
        <vt:i4>5</vt:i4>
      </vt:variant>
      <vt:variant>
        <vt:lpwstr/>
      </vt:variant>
      <vt:variant>
        <vt:lpwstr>_Toc309297899</vt:lpwstr>
      </vt:variant>
      <vt:variant>
        <vt:i4>1769531</vt:i4>
      </vt:variant>
      <vt:variant>
        <vt:i4>170</vt:i4>
      </vt:variant>
      <vt:variant>
        <vt:i4>0</vt:i4>
      </vt:variant>
      <vt:variant>
        <vt:i4>5</vt:i4>
      </vt:variant>
      <vt:variant>
        <vt:lpwstr/>
      </vt:variant>
      <vt:variant>
        <vt:lpwstr>_Toc309297898</vt:lpwstr>
      </vt:variant>
      <vt:variant>
        <vt:i4>1769531</vt:i4>
      </vt:variant>
      <vt:variant>
        <vt:i4>164</vt:i4>
      </vt:variant>
      <vt:variant>
        <vt:i4>0</vt:i4>
      </vt:variant>
      <vt:variant>
        <vt:i4>5</vt:i4>
      </vt:variant>
      <vt:variant>
        <vt:lpwstr/>
      </vt:variant>
      <vt:variant>
        <vt:lpwstr>_Toc309297897</vt:lpwstr>
      </vt:variant>
      <vt:variant>
        <vt:i4>1769531</vt:i4>
      </vt:variant>
      <vt:variant>
        <vt:i4>158</vt:i4>
      </vt:variant>
      <vt:variant>
        <vt:i4>0</vt:i4>
      </vt:variant>
      <vt:variant>
        <vt:i4>5</vt:i4>
      </vt:variant>
      <vt:variant>
        <vt:lpwstr/>
      </vt:variant>
      <vt:variant>
        <vt:lpwstr>_Toc309297896</vt:lpwstr>
      </vt:variant>
      <vt:variant>
        <vt:i4>1769531</vt:i4>
      </vt:variant>
      <vt:variant>
        <vt:i4>152</vt:i4>
      </vt:variant>
      <vt:variant>
        <vt:i4>0</vt:i4>
      </vt:variant>
      <vt:variant>
        <vt:i4>5</vt:i4>
      </vt:variant>
      <vt:variant>
        <vt:lpwstr/>
      </vt:variant>
      <vt:variant>
        <vt:lpwstr>_Toc309297895</vt:lpwstr>
      </vt:variant>
      <vt:variant>
        <vt:i4>1769531</vt:i4>
      </vt:variant>
      <vt:variant>
        <vt:i4>146</vt:i4>
      </vt:variant>
      <vt:variant>
        <vt:i4>0</vt:i4>
      </vt:variant>
      <vt:variant>
        <vt:i4>5</vt:i4>
      </vt:variant>
      <vt:variant>
        <vt:lpwstr/>
      </vt:variant>
      <vt:variant>
        <vt:lpwstr>_Toc309297894</vt:lpwstr>
      </vt:variant>
      <vt:variant>
        <vt:i4>589832</vt:i4>
      </vt:variant>
      <vt:variant>
        <vt:i4>138</vt:i4>
      </vt:variant>
      <vt:variant>
        <vt:i4>0</vt:i4>
      </vt:variant>
      <vt:variant>
        <vt:i4>5</vt:i4>
      </vt:variant>
      <vt:variant>
        <vt:lpwstr>http://www.dei.uc.pt/</vt:lpwstr>
      </vt:variant>
      <vt:variant>
        <vt:lpwstr/>
      </vt:variant>
      <vt:variant>
        <vt:i4>7143482</vt:i4>
      </vt:variant>
      <vt:variant>
        <vt:i4>132</vt:i4>
      </vt:variant>
      <vt:variant>
        <vt:i4>0</vt:i4>
      </vt:variant>
      <vt:variant>
        <vt:i4>5</vt:i4>
      </vt:variant>
      <vt:variant>
        <vt:lpwstr>http://www.tta.or.kr/English/new/main/index.htm</vt:lpwstr>
      </vt:variant>
      <vt:variant>
        <vt:lpwstr/>
      </vt:variant>
      <vt:variant>
        <vt:i4>2424894</vt:i4>
      </vt:variant>
      <vt:variant>
        <vt:i4>123</vt:i4>
      </vt:variant>
      <vt:variant>
        <vt:i4>0</vt:i4>
      </vt:variant>
      <vt:variant>
        <vt:i4>5</vt:i4>
      </vt:variant>
      <vt:variant>
        <vt:lpwstr>http://www.ideasinternational.com/</vt:lpwstr>
      </vt:variant>
      <vt:variant>
        <vt:lpwstr/>
      </vt:variant>
      <vt:variant>
        <vt:i4>3538999</vt:i4>
      </vt:variant>
      <vt:variant>
        <vt:i4>114</vt:i4>
      </vt:variant>
      <vt:variant>
        <vt:i4>0</vt:i4>
      </vt:variant>
      <vt:variant>
        <vt:i4>5</vt:i4>
      </vt:variant>
      <vt:variant>
        <vt:lpwstr>http://www.vmware.com/</vt:lpwstr>
      </vt:variant>
      <vt:variant>
        <vt:lpwstr/>
      </vt:variant>
      <vt:variant>
        <vt:i4>2097200</vt:i4>
      </vt:variant>
      <vt:variant>
        <vt:i4>108</vt:i4>
      </vt:variant>
      <vt:variant>
        <vt:i4>0</vt:i4>
      </vt:variant>
      <vt:variant>
        <vt:i4>5</vt:i4>
      </vt:variant>
      <vt:variant>
        <vt:lpwstr>http://www.unisys.com/</vt:lpwstr>
      </vt:variant>
      <vt:variant>
        <vt:lpwstr/>
      </vt:variant>
      <vt:variant>
        <vt:i4>5439578</vt:i4>
      </vt:variant>
      <vt:variant>
        <vt:i4>102</vt:i4>
      </vt:variant>
      <vt:variant>
        <vt:i4>0</vt:i4>
      </vt:variant>
      <vt:variant>
        <vt:i4>5</vt:i4>
      </vt:variant>
      <vt:variant>
        <vt:lpwstr>http://www.teradata.com/</vt:lpwstr>
      </vt:variant>
      <vt:variant>
        <vt:lpwstr/>
      </vt:variant>
      <vt:variant>
        <vt:i4>5832799</vt:i4>
      </vt:variant>
      <vt:variant>
        <vt:i4>96</vt:i4>
      </vt:variant>
      <vt:variant>
        <vt:i4>0</vt:i4>
      </vt:variant>
      <vt:variant>
        <vt:i4>5</vt:i4>
      </vt:variant>
      <vt:variant>
        <vt:lpwstr>http://www.syncsort.com/</vt:lpwstr>
      </vt:variant>
      <vt:variant>
        <vt:lpwstr/>
      </vt:variant>
      <vt:variant>
        <vt:i4>2555939</vt:i4>
      </vt:variant>
      <vt:variant>
        <vt:i4>90</vt:i4>
      </vt:variant>
      <vt:variant>
        <vt:i4>0</vt:i4>
      </vt:variant>
      <vt:variant>
        <vt:i4>5</vt:i4>
      </vt:variant>
      <vt:variant>
        <vt:lpwstr>http://www.sybase.com/</vt:lpwstr>
      </vt:variant>
      <vt:variant>
        <vt:lpwstr/>
      </vt:variant>
      <vt:variant>
        <vt:i4>3276839</vt:i4>
      </vt:variant>
      <vt:variant>
        <vt:i4>84</vt:i4>
      </vt:variant>
      <vt:variant>
        <vt:i4>0</vt:i4>
      </vt:variant>
      <vt:variant>
        <vt:i4>5</vt:i4>
      </vt:variant>
      <vt:variant>
        <vt:lpwstr>http://www.redhat.com/</vt:lpwstr>
      </vt:variant>
      <vt:variant>
        <vt:lpwstr/>
      </vt:variant>
      <vt:variant>
        <vt:i4>4259921</vt:i4>
      </vt:variant>
      <vt:variant>
        <vt:i4>78</vt:i4>
      </vt:variant>
      <vt:variant>
        <vt:i4>0</vt:i4>
      </vt:variant>
      <vt:variant>
        <vt:i4>5</vt:i4>
      </vt:variant>
      <vt:variant>
        <vt:lpwstr>http://www.paraccel.com/</vt:lpwstr>
      </vt:variant>
      <vt:variant>
        <vt:lpwstr/>
      </vt:variant>
      <vt:variant>
        <vt:i4>2555946</vt:i4>
      </vt:variant>
      <vt:variant>
        <vt:i4>72</vt:i4>
      </vt:variant>
      <vt:variant>
        <vt:i4>0</vt:i4>
      </vt:variant>
      <vt:variant>
        <vt:i4>5</vt:i4>
      </vt:variant>
      <vt:variant>
        <vt:lpwstr>http://www.oracle.com/</vt:lpwstr>
      </vt:variant>
      <vt:variant>
        <vt:lpwstr/>
      </vt:variant>
      <vt:variant>
        <vt:i4>2621556</vt:i4>
      </vt:variant>
      <vt:variant>
        <vt:i4>66</vt:i4>
      </vt:variant>
      <vt:variant>
        <vt:i4>0</vt:i4>
      </vt:variant>
      <vt:variant>
        <vt:i4>5</vt:i4>
      </vt:variant>
      <vt:variant>
        <vt:lpwstr>http://www.nec.com/</vt:lpwstr>
      </vt:variant>
      <vt:variant>
        <vt:lpwstr/>
      </vt:variant>
      <vt:variant>
        <vt:i4>6225951</vt:i4>
      </vt:variant>
      <vt:variant>
        <vt:i4>60</vt:i4>
      </vt:variant>
      <vt:variant>
        <vt:i4>0</vt:i4>
      </vt:variant>
      <vt:variant>
        <vt:i4>5</vt:i4>
      </vt:variant>
      <vt:variant>
        <vt:lpwstr>http://www.microsoft.com/</vt:lpwstr>
      </vt:variant>
      <vt:variant>
        <vt:lpwstr/>
      </vt:variant>
      <vt:variant>
        <vt:i4>5505050</vt:i4>
      </vt:variant>
      <vt:variant>
        <vt:i4>54</vt:i4>
      </vt:variant>
      <vt:variant>
        <vt:i4>0</vt:i4>
      </vt:variant>
      <vt:variant>
        <vt:i4>5</vt:i4>
      </vt:variant>
      <vt:variant>
        <vt:lpwstr>http://www.intel.com/</vt:lpwstr>
      </vt:variant>
      <vt:variant>
        <vt:lpwstr/>
      </vt:variant>
      <vt:variant>
        <vt:i4>1048666</vt:i4>
      </vt:variant>
      <vt:variant>
        <vt:i4>48</vt:i4>
      </vt:variant>
      <vt:variant>
        <vt:i4>0</vt:i4>
      </vt:variant>
      <vt:variant>
        <vt:i4>5</vt:i4>
      </vt:variant>
      <vt:variant>
        <vt:lpwstr>http://www.ibm.com/products/</vt:lpwstr>
      </vt:variant>
      <vt:variant>
        <vt:lpwstr/>
      </vt:variant>
      <vt:variant>
        <vt:i4>3342449</vt:i4>
      </vt:variant>
      <vt:variant>
        <vt:i4>42</vt:i4>
      </vt:variant>
      <vt:variant>
        <vt:i4>0</vt:i4>
      </vt:variant>
      <vt:variant>
        <vt:i4>5</vt:i4>
      </vt:variant>
      <vt:variant>
        <vt:lpwstr>http://www.hitachi.com/</vt:lpwstr>
      </vt:variant>
      <vt:variant>
        <vt:lpwstr/>
      </vt:variant>
      <vt:variant>
        <vt:i4>2949166</vt:i4>
      </vt:variant>
      <vt:variant>
        <vt:i4>36</vt:i4>
      </vt:variant>
      <vt:variant>
        <vt:i4>0</vt:i4>
      </vt:variant>
      <vt:variant>
        <vt:i4>5</vt:i4>
      </vt:variant>
      <vt:variant>
        <vt:lpwstr>http://www.hp.com/</vt:lpwstr>
      </vt:variant>
      <vt:variant>
        <vt:lpwstr/>
      </vt:variant>
      <vt:variant>
        <vt:i4>2621566</vt:i4>
      </vt:variant>
      <vt:variant>
        <vt:i4>30</vt:i4>
      </vt:variant>
      <vt:variant>
        <vt:i4>0</vt:i4>
      </vt:variant>
      <vt:variant>
        <vt:i4>5</vt:i4>
      </vt:variant>
      <vt:variant>
        <vt:lpwstr>http://www.fujitsu.com/</vt:lpwstr>
      </vt:variant>
      <vt:variant>
        <vt:lpwstr/>
      </vt:variant>
      <vt:variant>
        <vt:i4>5046359</vt:i4>
      </vt:variant>
      <vt:variant>
        <vt:i4>24</vt:i4>
      </vt:variant>
      <vt:variant>
        <vt:i4>0</vt:i4>
      </vt:variant>
      <vt:variant>
        <vt:i4>5</vt:i4>
      </vt:variant>
      <vt:variant>
        <vt:lpwstr>http://www.dell.com/</vt:lpwstr>
      </vt:variant>
      <vt:variant>
        <vt:lpwstr/>
      </vt:variant>
      <vt:variant>
        <vt:i4>5898267</vt:i4>
      </vt:variant>
      <vt:variant>
        <vt:i4>18</vt:i4>
      </vt:variant>
      <vt:variant>
        <vt:i4>0</vt:i4>
      </vt:variant>
      <vt:variant>
        <vt:i4>5</vt:i4>
      </vt:variant>
      <vt:variant>
        <vt:lpwstr>http://www.cisco.com/</vt:lpwstr>
      </vt:variant>
      <vt:variant>
        <vt:lpwstr/>
      </vt:variant>
      <vt:variant>
        <vt:i4>4915271</vt:i4>
      </vt:variant>
      <vt:variant>
        <vt:i4>12</vt:i4>
      </vt:variant>
      <vt:variant>
        <vt:i4>0</vt:i4>
      </vt:variant>
      <vt:variant>
        <vt:i4>5</vt:i4>
      </vt:variant>
      <vt:variant>
        <vt:lpwstr>http://www.bull.com/</vt:lpwstr>
      </vt:variant>
      <vt:variant>
        <vt:lpwstr/>
      </vt:variant>
      <vt:variant>
        <vt:i4>2097276</vt:i4>
      </vt:variant>
      <vt:variant>
        <vt:i4>6</vt:i4>
      </vt:variant>
      <vt:variant>
        <vt:i4>0</vt:i4>
      </vt:variant>
      <vt:variant>
        <vt:i4>5</vt:i4>
      </vt:variant>
      <vt:variant>
        <vt:lpwstr>http://www.amd.com/</vt:lpwstr>
      </vt:variant>
      <vt:variant>
        <vt:lpwstr/>
      </vt:variant>
      <vt:variant>
        <vt:i4>3211322</vt:i4>
      </vt:variant>
      <vt:variant>
        <vt:i4>0</vt:i4>
      </vt:variant>
      <vt:variant>
        <vt:i4>0</vt:i4>
      </vt:variant>
      <vt:variant>
        <vt:i4>5</vt:i4>
      </vt:variant>
      <vt:variant>
        <vt:lpwstr>http://www.actian.com/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TPC-DS Specification V 1.0.0L</dc:title>
  <dc:creator>TPC-DS</dc:creator>
  <dc:description>Base Version V 1.0.0j</dc:description>
  <cp:lastModifiedBy>Tariq Magdon-Ismail</cp:lastModifiedBy>
  <cp:revision>45</cp:revision>
  <cp:lastPrinted>2014-04-14T19:02:00Z</cp:lastPrinted>
  <dcterms:created xsi:type="dcterms:W3CDTF">2017-04-20T16:10:00Z</dcterms:created>
  <dcterms:modified xsi:type="dcterms:W3CDTF">2018-03-05T19:54:00Z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vt:lpwstr>37</vt:lpwstr>
  </property>
  <property fmtid="{D5CDD505-2E9C-101B-9397-08002B2CF9AE}" pid="3" name="status">
    <vt:lpwstr>DRAFT</vt:lpwstr>
  </property>
</Properties>
</file>